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2C6519" w14:textId="77777777" w:rsidR="00B36AB1" w:rsidRPr="00F9047E" w:rsidRDefault="00B36AB1">
      <w:pPr>
        <w:pStyle w:val="KeinLeerraum"/>
        <w:rPr>
          <w:rFonts w:eastAsiaTheme="minorHAnsi"/>
          <w:lang w:eastAsia="en-US"/>
        </w:rPr>
      </w:pPr>
    </w:p>
    <w:sdt>
      <w:sdtPr>
        <w:rPr>
          <w:rFonts w:eastAsiaTheme="minorHAnsi"/>
          <w:lang w:eastAsia="en-US"/>
        </w:rPr>
        <w:id w:val="-1322884550"/>
        <w:docPartObj>
          <w:docPartGallery w:val="Cover Pages"/>
          <w:docPartUnique/>
        </w:docPartObj>
      </w:sdtPr>
      <w:sdtEndPr>
        <w:rPr>
          <w:rFonts w:cstheme="minorHAnsi"/>
          <w:sz w:val="24"/>
          <w:szCs w:val="24"/>
        </w:rPr>
      </w:sdtEndPr>
      <w:sdtContent>
        <w:p w14:paraId="51C4A306" w14:textId="5B84C953" w:rsidR="000F0BFD" w:rsidRPr="00F9047E" w:rsidRDefault="000F0BFD">
          <w:pPr>
            <w:pStyle w:val="KeinLeerraum"/>
          </w:pPr>
        </w:p>
        <w:p w14:paraId="7FAEEEE3" w14:textId="2AED1E72" w:rsidR="00B02DBA" w:rsidRPr="00F9047E" w:rsidRDefault="000E2131" w:rsidP="003B7B17">
          <w:pPr>
            <w:sectPr w:rsidR="00B02DBA" w:rsidRPr="00F9047E" w:rsidSect="000F0BFD">
              <w:footerReference w:type="default" r:id="rId8"/>
              <w:pgSz w:w="11906" w:h="16838"/>
              <w:pgMar w:top="1417" w:right="1417" w:bottom="1134" w:left="1417" w:header="708" w:footer="708" w:gutter="0"/>
              <w:pgNumType w:start="0"/>
              <w:cols w:space="708"/>
              <w:titlePg/>
              <w:docGrid w:linePitch="360"/>
            </w:sectPr>
          </w:pPr>
          <w:r w:rsidRPr="00F9047E">
            <w:rPr>
              <w:noProof/>
              <w:lang w:eastAsia="de-DE"/>
            </w:rPr>
            <mc:AlternateContent>
              <mc:Choice Requires="wps">
                <w:drawing>
                  <wp:anchor distT="0" distB="0" distL="114300" distR="114300" simplePos="0" relativeHeight="251660288" behindDoc="0" locked="0" layoutInCell="1" allowOverlap="1" wp14:anchorId="718F0883" wp14:editId="41CEBDA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870036" cy="4641272"/>
                    <wp:effectExtent l="0" t="0" r="0" b="6985"/>
                    <wp:wrapNone/>
                    <wp:docPr id="1" name="Textfeld 1"/>
                    <wp:cNvGraphicFramePr/>
                    <a:graphic xmlns:a="http://schemas.openxmlformats.org/drawingml/2006/main">
                      <a:graphicData uri="http://schemas.microsoft.com/office/word/2010/wordprocessingShape">
                        <wps:wsp>
                          <wps:cNvSpPr txBox="1"/>
                          <wps:spPr>
                            <a:xfrm>
                              <a:off x="0" y="0"/>
                              <a:ext cx="3870036" cy="46412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405650" w14:textId="57B2C8B8" w:rsidR="004E2650" w:rsidRDefault="004E2650">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del w:id="0" w:author="Tim" w:date="2018-04-08T15:25:00Z">
                                      <w:r w:rsidDel="001D7301">
                                        <w:rPr>
                                          <w:rFonts w:asciiTheme="majorHAnsi" w:eastAsiaTheme="majorEastAsia" w:hAnsiTheme="majorHAnsi" w:cstheme="majorBidi"/>
                                          <w:color w:val="262626" w:themeColor="text1" w:themeTint="D9"/>
                                          <w:sz w:val="72"/>
                                          <w:szCs w:val="72"/>
                                        </w:rPr>
                                        <w:delText>Widerstandsrechner</w:delText>
                                      </w:r>
                                    </w:del>
                                    <w:ins w:id="1" w:author="Tim" w:date="2018-04-08T15:25:00Z">
                                      <w:r>
                                        <w:rPr>
                                          <w:rFonts w:asciiTheme="majorHAnsi" w:eastAsiaTheme="majorEastAsia" w:hAnsiTheme="majorHAnsi" w:cstheme="majorBidi"/>
                                          <w:color w:val="262626" w:themeColor="text1" w:themeTint="D9"/>
                                          <w:sz w:val="72"/>
                                          <w:szCs w:val="72"/>
                                        </w:rPr>
                                        <w:t>Widerstandsrechner Bedienungsanleitung</w:t>
                                      </w:r>
                                    </w:ins>
                                  </w:sdtContent>
                                </w:sdt>
                              </w:p>
                              <w:p w14:paraId="7D3C12F3" w14:textId="78F671A0" w:rsidR="004E2650" w:rsidRDefault="004E2650">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Projekt ITA</w:t>
                                    </w:r>
                                  </w:sdtContent>
                                </w:sdt>
                              </w:p>
                              <w:p w14:paraId="04AFF6F5" w14:textId="77777777" w:rsidR="004E2650" w:rsidRDefault="004E2650">
                                <w:pPr>
                                  <w:spacing w:before="120"/>
                                  <w:rPr>
                                    <w:color w:val="404040" w:themeColor="text1" w:themeTint="BF"/>
                                    <w:sz w:val="36"/>
                                    <w:szCs w:val="36"/>
                                  </w:rPr>
                                </w:pPr>
                              </w:p>
                              <w:p w14:paraId="6DA1C016" w14:textId="1DC71DD9" w:rsidR="004E2650" w:rsidRDefault="004E2650">
                                <w:pPr>
                                  <w:spacing w:before="120"/>
                                  <w:rPr>
                                    <w:color w:val="404040" w:themeColor="text1" w:themeTint="BF"/>
                                    <w:sz w:val="36"/>
                                    <w:szCs w:val="36"/>
                                  </w:rPr>
                                </w:pPr>
                                <w:r>
                                  <w:rPr>
                                    <w:color w:val="404040" w:themeColor="text1" w:themeTint="BF"/>
                                    <w:sz w:val="36"/>
                                    <w:szCs w:val="36"/>
                                  </w:rPr>
                                  <w:t>Erstellt: Bielefeld</w:t>
                                </w:r>
                              </w:p>
                              <w:p w14:paraId="7152F6D6" w14:textId="77777777" w:rsidR="004E2650" w:rsidRDefault="004E2650">
                                <w:pPr>
                                  <w:spacing w:before="120"/>
                                  <w:rPr>
                                    <w:color w:val="404040" w:themeColor="text1" w:themeTint="BF"/>
                                    <w:sz w:val="36"/>
                                    <w:szCs w:val="36"/>
                                  </w:rPr>
                                </w:pPr>
                              </w:p>
                              <w:p w14:paraId="6EF9E71B" w14:textId="77777777" w:rsidR="004E2650" w:rsidRDefault="004E2650">
                                <w:pPr>
                                  <w:spacing w:before="120"/>
                                  <w:rPr>
                                    <w:color w:val="404040" w:themeColor="text1" w:themeTint="BF"/>
                                    <w:sz w:val="36"/>
                                    <w:szCs w:val="36"/>
                                  </w:rPr>
                                </w:pPr>
                              </w:p>
                              <w:p w14:paraId="0423F272" w14:textId="7CD3A080" w:rsidR="004E2650" w:rsidRDefault="004E2650">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18F0883" id="_x0000_t202" coordsize="21600,21600" o:spt="202" path="m,l,21600r21600,l21600,xe">
                    <v:stroke joinstyle="miter"/>
                    <v:path gradientshapeok="t" o:connecttype="rect"/>
                  </v:shapetype>
                  <v:shape id="Textfeld 1" o:spid="_x0000_s1026" type="#_x0000_t202" style="position:absolute;margin-left:0;margin-top:0;width:304.75pt;height:365.4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" filled="f" stroked="f" strokeweight=".5pt">
                    <v:textbox inset="0,0,0,0">
                      <w:txbxContent>
                        <w:p w14:paraId="56405650" w14:textId="57B2C8B8" w:rsidR="004E2650" w:rsidRDefault="004E2650">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del w:id="2" w:author="Tim" w:date="2018-04-08T15:25:00Z">
                                <w:r w:rsidDel="001D7301">
                                  <w:rPr>
                                    <w:rFonts w:asciiTheme="majorHAnsi" w:eastAsiaTheme="majorEastAsia" w:hAnsiTheme="majorHAnsi" w:cstheme="majorBidi"/>
                                    <w:color w:val="262626" w:themeColor="text1" w:themeTint="D9"/>
                                    <w:sz w:val="72"/>
                                    <w:szCs w:val="72"/>
                                  </w:rPr>
                                  <w:delText>Widerstandsrechner</w:delText>
                                </w:r>
                              </w:del>
                              <w:ins w:id="3" w:author="Tim" w:date="2018-04-08T15:25:00Z">
                                <w:r>
                                  <w:rPr>
                                    <w:rFonts w:asciiTheme="majorHAnsi" w:eastAsiaTheme="majorEastAsia" w:hAnsiTheme="majorHAnsi" w:cstheme="majorBidi"/>
                                    <w:color w:val="262626" w:themeColor="text1" w:themeTint="D9"/>
                                    <w:sz w:val="72"/>
                                    <w:szCs w:val="72"/>
                                  </w:rPr>
                                  <w:t>Widerstandsrechner Bedienungsanleitung</w:t>
                                </w:r>
                              </w:ins>
                            </w:sdtContent>
                          </w:sdt>
                        </w:p>
                        <w:p w14:paraId="7D3C12F3" w14:textId="78F671A0" w:rsidR="004E2650" w:rsidRDefault="004E2650">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Projekt ITA</w:t>
                              </w:r>
                            </w:sdtContent>
                          </w:sdt>
                        </w:p>
                        <w:p w14:paraId="04AFF6F5" w14:textId="77777777" w:rsidR="004E2650" w:rsidRDefault="004E2650">
                          <w:pPr>
                            <w:spacing w:before="120"/>
                            <w:rPr>
                              <w:color w:val="404040" w:themeColor="text1" w:themeTint="BF"/>
                              <w:sz w:val="36"/>
                              <w:szCs w:val="36"/>
                            </w:rPr>
                          </w:pPr>
                        </w:p>
                        <w:p w14:paraId="6DA1C016" w14:textId="1DC71DD9" w:rsidR="004E2650" w:rsidRDefault="004E2650">
                          <w:pPr>
                            <w:spacing w:before="120"/>
                            <w:rPr>
                              <w:color w:val="404040" w:themeColor="text1" w:themeTint="BF"/>
                              <w:sz w:val="36"/>
                              <w:szCs w:val="36"/>
                            </w:rPr>
                          </w:pPr>
                          <w:r>
                            <w:rPr>
                              <w:color w:val="404040" w:themeColor="text1" w:themeTint="BF"/>
                              <w:sz w:val="36"/>
                              <w:szCs w:val="36"/>
                            </w:rPr>
                            <w:t>Erstellt: Bielefeld</w:t>
                          </w:r>
                        </w:p>
                        <w:p w14:paraId="7152F6D6" w14:textId="77777777" w:rsidR="004E2650" w:rsidRDefault="004E2650">
                          <w:pPr>
                            <w:spacing w:before="120"/>
                            <w:rPr>
                              <w:color w:val="404040" w:themeColor="text1" w:themeTint="BF"/>
                              <w:sz w:val="36"/>
                              <w:szCs w:val="36"/>
                            </w:rPr>
                          </w:pPr>
                        </w:p>
                        <w:p w14:paraId="6EF9E71B" w14:textId="77777777" w:rsidR="004E2650" w:rsidRDefault="004E2650">
                          <w:pPr>
                            <w:spacing w:before="120"/>
                            <w:rPr>
                              <w:color w:val="404040" w:themeColor="text1" w:themeTint="BF"/>
                              <w:sz w:val="36"/>
                              <w:szCs w:val="36"/>
                            </w:rPr>
                          </w:pPr>
                        </w:p>
                        <w:p w14:paraId="0423F272" w14:textId="7CD3A080" w:rsidR="004E2650" w:rsidRDefault="004E2650">
                          <w:pPr>
                            <w:spacing w:before="120"/>
                            <w:rPr>
                              <w:color w:val="404040" w:themeColor="text1" w:themeTint="BF"/>
                              <w:sz w:val="36"/>
                              <w:szCs w:val="36"/>
                            </w:rPr>
                          </w:pPr>
                        </w:p>
                      </w:txbxContent>
                    </v:textbox>
                    <w10:wrap anchorx="page" anchory="page"/>
                  </v:shape>
                </w:pict>
              </mc:Fallback>
            </mc:AlternateContent>
          </w:r>
          <w:r w:rsidR="000F0BFD" w:rsidRPr="00F9047E">
            <w:br w:type="page"/>
          </w:r>
          <w:r w:rsidR="000F0BFD" w:rsidRPr="00F9047E">
            <w:rPr>
              <w:noProof/>
              <w:lang w:eastAsia="de-DE"/>
            </w:rPr>
            <mc:AlternateContent>
              <mc:Choice Requires="wpg">
                <w:drawing>
                  <wp:anchor distT="0" distB="0" distL="114300" distR="114300" simplePos="0" relativeHeight="251659264" behindDoc="1" locked="0" layoutInCell="1" allowOverlap="1" wp14:anchorId="7E23287A" wp14:editId="25D4D0A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showingPlcHdr/>
                                    <w:dataBinding w:prefixMappings="xmlns:ns0='http://schemas.microsoft.com/office/2006/coverPageProps' " w:xpath="/ns0:CoverPageProperties[1]/ns0:PublishDate[1]" w:storeItemID="{55AF091B-3C7A-41E3-B477-F2FDAA23CFDA}"/>
                                    <w:date>
                                      <w:dateFormat w:val="d.M.yyyy"/>
                                      <w:lid w:val="de-DE"/>
                                      <w:storeMappedDataAs w:val="dateTime"/>
                                      <w:calendar w:val="gregorian"/>
                                    </w:date>
                                  </w:sdtPr>
                                  <w:sdtContent>
                                    <w:p w14:paraId="1EC21F76" w14:textId="77777777" w:rsidR="004E2650" w:rsidRDefault="004E2650">
                                      <w:pPr>
                                        <w:pStyle w:val="KeinLeerraum"/>
                                        <w:jc w:val="right"/>
                                        <w:rPr>
                                          <w:color w:val="FFFFFF" w:themeColor="background1"/>
                                          <w:sz w:val="28"/>
                                          <w:szCs w:val="28"/>
                                        </w:rPr>
                                      </w:pPr>
                                      <w:r>
                                        <w:rPr>
                                          <w:color w:val="FFFFFF" w:themeColor="background1"/>
                                          <w:sz w:val="28"/>
                                          <w:szCs w:val="28"/>
                                        </w:rPr>
                                        <w:t>[Datum]</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E23287A" id="Gruppe 2" o:spid="_x0000_s1027"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k22B518kAADmBAEADgAAAAAAAAAAAAAAAAAuAgAAZHJzL2Uyb0RvYy54bWxQSwECLQAUAAYACAAA&#10;ACEAT/eVMt0AAAAGAQAADwAAAAAAAAAAAAAAAAC5JgAAZHJzL2Rvd25yZXYueG1sUEsFBgAAAAAE&#10;AAQA8wAAAMMnAAAAAA==&#10;">
                    <v:rect id="Rechteck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um"/>
                              <w:tag w:val=""/>
                              <w:id w:val="-650599894"/>
                              <w:showingPlcHdr/>
                              <w:dataBinding w:prefixMappings="xmlns:ns0='http://schemas.microsoft.com/office/2006/coverPageProps' " w:xpath="/ns0:CoverPageProperties[1]/ns0:PublishDate[1]" w:storeItemID="{55AF091B-3C7A-41E3-B477-F2FDAA23CFDA}"/>
                              <w:date>
                                <w:dateFormat w:val="d.M.yyyy"/>
                                <w:lid w:val="de-DE"/>
                                <w:storeMappedDataAs w:val="dateTime"/>
                                <w:calendar w:val="gregorian"/>
                              </w:date>
                            </w:sdtPr>
                            <w:sdtContent>
                              <w:p w14:paraId="1EC21F76" w14:textId="77777777" w:rsidR="004E2650" w:rsidRDefault="004E2650">
                                <w:pPr>
                                  <w:pStyle w:val="KeinLeerraum"/>
                                  <w:jc w:val="right"/>
                                  <w:rPr>
                                    <w:color w:val="FFFFFF" w:themeColor="background1"/>
                                    <w:sz w:val="28"/>
                                    <w:szCs w:val="28"/>
                                  </w:rPr>
                                </w:pPr>
                                <w:r>
                                  <w:rPr>
                                    <w:color w:val="FFFFFF" w:themeColor="background1"/>
                                    <w:sz w:val="28"/>
                                    <w:szCs w:val="28"/>
                                  </w:rPr>
                                  <w:t>[Datum]</w:t>
                                </w:r>
                              </w:p>
                            </w:sdtContent>
                          </w:sdt>
                        </w:txbxContent>
                      </v:textbox>
                    </v:shape>
                    <v:group id="Gruppe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ihandform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ihandform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ihandform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ihandform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ihandform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ihandform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ihandform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ihandform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ihandform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ihandform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ihandform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0F0BFD" w:rsidRPr="00F9047E">
            <w:rPr>
              <w:noProof/>
              <w:lang w:eastAsia="de-DE"/>
            </w:rPr>
            <mc:AlternateContent>
              <mc:Choice Requires="wps">
                <w:drawing>
                  <wp:anchor distT="0" distB="0" distL="114300" distR="114300" simplePos="0" relativeHeight="251661312" behindDoc="0" locked="0" layoutInCell="1" allowOverlap="1" wp14:anchorId="7056362A" wp14:editId="483ACEA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feld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2FBE84" w14:textId="0B49ACBD" w:rsidR="004E2650" w:rsidRPr="00293875" w:rsidRDefault="004E2650">
                                <w:pPr>
                                  <w:pStyle w:val="KeinLeerraum"/>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Tim Kirchner, Jens Höcker</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056362A" id="Textfeld 32" o:spid="_x0000_s1056"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OFFdQ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" filled="f" stroked="f" strokeweight=".5pt">
                    <v:textbox style="mso-fit-shape-to-text:t" inset="0,0,0,0">
                      <w:txbxContent>
                        <w:p w14:paraId="602FBE84" w14:textId="0B49ACBD" w:rsidR="004E2650" w:rsidRPr="00293875" w:rsidRDefault="004E2650">
                          <w:pPr>
                            <w:pStyle w:val="KeinLeerraum"/>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Tim Kirchner, Jens Höcker</w:t>
                              </w:r>
                            </w:sdtContent>
                          </w:sdt>
                        </w:p>
                      </w:txbxContent>
                    </v:textbox>
                    <w10:wrap anchorx="page" anchory="page"/>
                  </v:shape>
                </w:pict>
              </mc:Fallback>
            </mc:AlternateContent>
          </w:r>
        </w:p>
        <w:p w14:paraId="750F6A8E" w14:textId="77777777" w:rsidR="00B02DBA" w:rsidRPr="00F9047E" w:rsidRDefault="00B02DBA" w:rsidP="003B7B17">
          <w:pPr>
            <w:sectPr w:rsidR="00B02DBA" w:rsidRPr="00F9047E" w:rsidSect="000F0BFD">
              <w:pgSz w:w="11906" w:h="16838"/>
              <w:pgMar w:top="1417" w:right="1417" w:bottom="1134" w:left="1417" w:header="708" w:footer="708" w:gutter="0"/>
              <w:pgNumType w:start="0"/>
              <w:cols w:space="708"/>
              <w:titlePg/>
              <w:docGrid w:linePitch="360"/>
            </w:sectPr>
          </w:pPr>
        </w:p>
        <w:p w14:paraId="6B77BF98" w14:textId="77777777" w:rsidR="000F0BFD" w:rsidRPr="00F9047E" w:rsidRDefault="000F0BFD" w:rsidP="003B7B17"/>
        <w:sdt>
          <w:sdtPr>
            <w:id w:val="1688870110"/>
            <w:docPartObj>
              <w:docPartGallery w:val="Table of Contents"/>
              <w:docPartUnique/>
            </w:docPartObj>
          </w:sdtPr>
          <w:sdtEndPr>
            <w:rPr>
              <w:b/>
              <w:bCs/>
            </w:rPr>
          </w:sdtEndPr>
          <w:sdtContent>
            <w:p w14:paraId="6BFE2DB7" w14:textId="7C90820B" w:rsidR="000F0BFD" w:rsidRPr="00243196" w:rsidRDefault="000F0BFD" w:rsidP="000F0BFD">
              <w:pPr>
                <w:rPr>
                  <w:sz w:val="32"/>
                  <w:rPrChange w:id="4" w:author="Tim" w:date="2018-04-09T16:18:00Z">
                    <w:rPr/>
                  </w:rPrChange>
                </w:rPr>
              </w:pPr>
              <w:r w:rsidRPr="00243196">
                <w:rPr>
                  <w:sz w:val="32"/>
                  <w:rPrChange w:id="5" w:author="Tim" w:date="2018-04-09T16:18:00Z">
                    <w:rPr/>
                  </w:rPrChange>
                </w:rPr>
                <w:t>Inhalt</w:t>
              </w:r>
              <w:ins w:id="6" w:author="Tim" w:date="2018-04-09T16:16:00Z">
                <w:r w:rsidR="00243196" w:rsidRPr="00243196">
                  <w:rPr>
                    <w:sz w:val="32"/>
                    <w:rPrChange w:id="7" w:author="Tim" w:date="2018-04-09T16:18:00Z">
                      <w:rPr/>
                    </w:rPrChange>
                  </w:rPr>
                  <w:t>sverzeichnis</w:t>
                </w:r>
              </w:ins>
            </w:p>
            <w:p w14:paraId="37049B80" w14:textId="3CC54889" w:rsidR="00243196" w:rsidRDefault="000F0BFD">
              <w:pPr>
                <w:pStyle w:val="Verzeichnis1"/>
                <w:tabs>
                  <w:tab w:val="left" w:pos="440"/>
                  <w:tab w:val="right" w:leader="dot" w:pos="9062"/>
                </w:tabs>
                <w:rPr>
                  <w:ins w:id="8" w:author="Tim" w:date="2018-04-09T16:18:00Z"/>
                  <w:rFonts w:eastAsiaTheme="minorEastAsia"/>
                  <w:noProof/>
                  <w:lang w:eastAsia="de-DE"/>
                </w:rPr>
              </w:pPr>
              <w:r w:rsidRPr="00F9047E">
                <w:fldChar w:fldCharType="begin"/>
              </w:r>
              <w:r w:rsidRPr="00F9047E">
                <w:instrText xml:space="preserve"> TOC \o "1-3" \h \z \u </w:instrText>
              </w:r>
              <w:r w:rsidRPr="00F9047E">
                <w:fldChar w:fldCharType="separate"/>
              </w:r>
              <w:ins w:id="9" w:author="Tim" w:date="2018-04-09T16:18:00Z">
                <w:r w:rsidR="00243196" w:rsidRPr="00684F10">
                  <w:rPr>
                    <w:rStyle w:val="Hyperlink"/>
                    <w:noProof/>
                  </w:rPr>
                  <w:fldChar w:fldCharType="begin"/>
                </w:r>
                <w:r w:rsidR="00243196" w:rsidRPr="00684F10">
                  <w:rPr>
                    <w:rStyle w:val="Hyperlink"/>
                    <w:noProof/>
                  </w:rPr>
                  <w:instrText xml:space="preserve"> </w:instrText>
                </w:r>
                <w:r w:rsidR="00243196">
                  <w:rPr>
                    <w:noProof/>
                  </w:rPr>
                  <w:instrText>HYPERLINK \l "_Toc511054040"</w:instrText>
                </w:r>
                <w:r w:rsidR="00243196" w:rsidRPr="00684F10">
                  <w:rPr>
                    <w:rStyle w:val="Hyperlink"/>
                    <w:noProof/>
                  </w:rPr>
                  <w:instrText xml:space="preserve"> </w:instrText>
                </w:r>
                <w:r w:rsidR="00243196" w:rsidRPr="00684F10">
                  <w:rPr>
                    <w:rStyle w:val="Hyperlink"/>
                    <w:noProof/>
                  </w:rPr>
                </w:r>
                <w:r w:rsidR="00243196" w:rsidRPr="00684F10">
                  <w:rPr>
                    <w:rStyle w:val="Hyperlink"/>
                    <w:noProof/>
                  </w:rPr>
                  <w:fldChar w:fldCharType="separate"/>
                </w:r>
                <w:r w:rsidR="00243196" w:rsidRPr="00684F10">
                  <w:rPr>
                    <w:rStyle w:val="Hyperlink"/>
                    <w:noProof/>
                  </w:rPr>
                  <w:t>0</w:t>
                </w:r>
                <w:r w:rsidR="00243196">
                  <w:rPr>
                    <w:rFonts w:eastAsiaTheme="minorEastAsia"/>
                    <w:noProof/>
                    <w:lang w:eastAsia="de-DE"/>
                  </w:rPr>
                  <w:tab/>
                </w:r>
                <w:r w:rsidR="00243196" w:rsidRPr="00684F10">
                  <w:rPr>
                    <w:rStyle w:val="Hyperlink"/>
                    <w:noProof/>
                  </w:rPr>
                  <w:t>Lieferumfang</w:t>
                </w:r>
                <w:r w:rsidR="00243196">
                  <w:rPr>
                    <w:noProof/>
                    <w:webHidden/>
                  </w:rPr>
                  <w:tab/>
                </w:r>
                <w:r w:rsidR="00243196">
                  <w:rPr>
                    <w:noProof/>
                    <w:webHidden/>
                  </w:rPr>
                  <w:fldChar w:fldCharType="begin"/>
                </w:r>
                <w:r w:rsidR="00243196">
                  <w:rPr>
                    <w:noProof/>
                    <w:webHidden/>
                  </w:rPr>
                  <w:instrText xml:space="preserve"> PAGEREF _Toc511054040 \h </w:instrText>
                </w:r>
                <w:r w:rsidR="00243196">
                  <w:rPr>
                    <w:noProof/>
                    <w:webHidden/>
                  </w:rPr>
                </w:r>
              </w:ins>
              <w:r w:rsidR="00243196">
                <w:rPr>
                  <w:noProof/>
                  <w:webHidden/>
                </w:rPr>
                <w:fldChar w:fldCharType="separate"/>
              </w:r>
              <w:ins w:id="10" w:author="Tim" w:date="2018-04-09T16:18:00Z">
                <w:r w:rsidR="00243196">
                  <w:rPr>
                    <w:noProof/>
                    <w:webHidden/>
                  </w:rPr>
                  <w:t>1</w:t>
                </w:r>
                <w:r w:rsidR="00243196">
                  <w:rPr>
                    <w:noProof/>
                    <w:webHidden/>
                  </w:rPr>
                  <w:fldChar w:fldCharType="end"/>
                </w:r>
                <w:r w:rsidR="00243196" w:rsidRPr="00684F10">
                  <w:rPr>
                    <w:rStyle w:val="Hyperlink"/>
                    <w:noProof/>
                  </w:rPr>
                  <w:fldChar w:fldCharType="end"/>
                </w:r>
              </w:ins>
            </w:p>
            <w:p w14:paraId="46CE5D1C" w14:textId="5116120C" w:rsidR="00243196" w:rsidRDefault="00243196">
              <w:pPr>
                <w:pStyle w:val="Verzeichnis1"/>
                <w:tabs>
                  <w:tab w:val="left" w:pos="440"/>
                  <w:tab w:val="right" w:leader="dot" w:pos="9062"/>
                </w:tabs>
                <w:rPr>
                  <w:ins w:id="11" w:author="Tim" w:date="2018-04-09T16:18:00Z"/>
                  <w:rFonts w:eastAsiaTheme="minorEastAsia"/>
                  <w:noProof/>
                  <w:lang w:eastAsia="de-DE"/>
                </w:rPr>
              </w:pPr>
              <w:ins w:id="12" w:author="Tim" w:date="2018-04-09T16:18:00Z">
                <w:r w:rsidRPr="00684F10">
                  <w:rPr>
                    <w:rStyle w:val="Hyperlink"/>
                    <w:noProof/>
                  </w:rPr>
                  <w:fldChar w:fldCharType="begin"/>
                </w:r>
                <w:r w:rsidRPr="00684F10">
                  <w:rPr>
                    <w:rStyle w:val="Hyperlink"/>
                    <w:noProof/>
                  </w:rPr>
                  <w:instrText xml:space="preserve"> </w:instrText>
                </w:r>
                <w:r>
                  <w:rPr>
                    <w:noProof/>
                  </w:rPr>
                  <w:instrText>HYPERLINK \l "_Toc511054041"</w:instrText>
                </w:r>
                <w:r w:rsidRPr="00684F10">
                  <w:rPr>
                    <w:rStyle w:val="Hyperlink"/>
                    <w:noProof/>
                  </w:rPr>
                  <w:instrText xml:space="preserve"> </w:instrText>
                </w:r>
                <w:r w:rsidRPr="00684F10">
                  <w:rPr>
                    <w:rStyle w:val="Hyperlink"/>
                    <w:noProof/>
                  </w:rPr>
                </w:r>
                <w:r w:rsidRPr="00684F10">
                  <w:rPr>
                    <w:rStyle w:val="Hyperlink"/>
                    <w:noProof/>
                  </w:rPr>
                  <w:fldChar w:fldCharType="separate"/>
                </w:r>
                <w:r w:rsidRPr="00684F10">
                  <w:rPr>
                    <w:rStyle w:val="Hyperlink"/>
                    <w:noProof/>
                  </w:rPr>
                  <w:t>1</w:t>
                </w:r>
                <w:r>
                  <w:rPr>
                    <w:rFonts w:eastAsiaTheme="minorEastAsia"/>
                    <w:noProof/>
                    <w:lang w:eastAsia="de-DE"/>
                  </w:rPr>
                  <w:tab/>
                </w:r>
                <w:r w:rsidRPr="00684F10">
                  <w:rPr>
                    <w:rStyle w:val="Hyperlink"/>
                    <w:noProof/>
                  </w:rPr>
                  <w:t>Bedienung</w:t>
                </w:r>
                <w:r>
                  <w:rPr>
                    <w:noProof/>
                    <w:webHidden/>
                  </w:rPr>
                  <w:tab/>
                </w:r>
                <w:r>
                  <w:rPr>
                    <w:noProof/>
                    <w:webHidden/>
                  </w:rPr>
                  <w:fldChar w:fldCharType="begin"/>
                </w:r>
                <w:r>
                  <w:rPr>
                    <w:noProof/>
                    <w:webHidden/>
                  </w:rPr>
                  <w:instrText xml:space="preserve"> PAGEREF _Toc511054041 \h </w:instrText>
                </w:r>
                <w:r>
                  <w:rPr>
                    <w:noProof/>
                    <w:webHidden/>
                  </w:rPr>
                </w:r>
              </w:ins>
              <w:r>
                <w:rPr>
                  <w:noProof/>
                  <w:webHidden/>
                </w:rPr>
                <w:fldChar w:fldCharType="separate"/>
              </w:r>
              <w:ins w:id="13" w:author="Tim" w:date="2018-04-09T16:18:00Z">
                <w:r>
                  <w:rPr>
                    <w:noProof/>
                    <w:webHidden/>
                  </w:rPr>
                  <w:t>1</w:t>
                </w:r>
                <w:r>
                  <w:rPr>
                    <w:noProof/>
                    <w:webHidden/>
                  </w:rPr>
                  <w:fldChar w:fldCharType="end"/>
                </w:r>
                <w:r w:rsidRPr="00684F10">
                  <w:rPr>
                    <w:rStyle w:val="Hyperlink"/>
                    <w:noProof/>
                  </w:rPr>
                  <w:fldChar w:fldCharType="end"/>
                </w:r>
              </w:ins>
            </w:p>
            <w:p w14:paraId="75D6CC51" w14:textId="62142D14" w:rsidR="00243196" w:rsidRDefault="00243196">
              <w:pPr>
                <w:pStyle w:val="Verzeichnis1"/>
                <w:tabs>
                  <w:tab w:val="left" w:pos="440"/>
                  <w:tab w:val="right" w:leader="dot" w:pos="9062"/>
                </w:tabs>
                <w:rPr>
                  <w:ins w:id="14" w:author="Tim" w:date="2018-04-09T16:18:00Z"/>
                  <w:rFonts w:eastAsiaTheme="minorEastAsia"/>
                  <w:noProof/>
                  <w:lang w:eastAsia="de-DE"/>
                </w:rPr>
              </w:pPr>
              <w:ins w:id="15" w:author="Tim" w:date="2018-04-09T16:18:00Z">
                <w:r w:rsidRPr="00684F10">
                  <w:rPr>
                    <w:rStyle w:val="Hyperlink"/>
                    <w:noProof/>
                  </w:rPr>
                  <w:fldChar w:fldCharType="begin"/>
                </w:r>
                <w:r w:rsidRPr="00684F10">
                  <w:rPr>
                    <w:rStyle w:val="Hyperlink"/>
                    <w:noProof/>
                  </w:rPr>
                  <w:instrText xml:space="preserve"> </w:instrText>
                </w:r>
                <w:r>
                  <w:rPr>
                    <w:noProof/>
                  </w:rPr>
                  <w:instrText>HYPERLINK \l "_Toc511054046"</w:instrText>
                </w:r>
                <w:r w:rsidRPr="00684F10">
                  <w:rPr>
                    <w:rStyle w:val="Hyperlink"/>
                    <w:noProof/>
                  </w:rPr>
                  <w:instrText xml:space="preserve"> </w:instrText>
                </w:r>
                <w:r w:rsidRPr="00684F10">
                  <w:rPr>
                    <w:rStyle w:val="Hyperlink"/>
                    <w:noProof/>
                  </w:rPr>
                </w:r>
                <w:r w:rsidRPr="00684F10">
                  <w:rPr>
                    <w:rStyle w:val="Hyperlink"/>
                    <w:noProof/>
                  </w:rPr>
                  <w:fldChar w:fldCharType="separate"/>
                </w:r>
                <w:r w:rsidRPr="00684F10">
                  <w:rPr>
                    <w:rStyle w:val="Hyperlink"/>
                    <w:noProof/>
                  </w:rPr>
                  <w:t>2</w:t>
                </w:r>
                <w:r>
                  <w:rPr>
                    <w:rFonts w:eastAsiaTheme="minorEastAsia"/>
                    <w:noProof/>
                    <w:lang w:eastAsia="de-DE"/>
                  </w:rPr>
                  <w:tab/>
                </w:r>
                <w:r w:rsidRPr="00684F10">
                  <w:rPr>
                    <w:rStyle w:val="Hyperlink"/>
                    <w:noProof/>
                  </w:rPr>
                  <w:t>Eingabemöglichkeiten</w:t>
                </w:r>
                <w:r>
                  <w:rPr>
                    <w:noProof/>
                    <w:webHidden/>
                  </w:rPr>
                  <w:tab/>
                </w:r>
                <w:r>
                  <w:rPr>
                    <w:noProof/>
                    <w:webHidden/>
                  </w:rPr>
                  <w:fldChar w:fldCharType="begin"/>
                </w:r>
                <w:r>
                  <w:rPr>
                    <w:noProof/>
                    <w:webHidden/>
                  </w:rPr>
                  <w:instrText xml:space="preserve"> PAGEREF _Toc511054046 \h </w:instrText>
                </w:r>
                <w:r>
                  <w:rPr>
                    <w:noProof/>
                    <w:webHidden/>
                  </w:rPr>
                </w:r>
              </w:ins>
              <w:r>
                <w:rPr>
                  <w:noProof/>
                  <w:webHidden/>
                </w:rPr>
                <w:fldChar w:fldCharType="separate"/>
              </w:r>
              <w:ins w:id="16" w:author="Tim" w:date="2018-04-09T16:18:00Z">
                <w:r>
                  <w:rPr>
                    <w:noProof/>
                    <w:webHidden/>
                  </w:rPr>
                  <w:t>1</w:t>
                </w:r>
                <w:r>
                  <w:rPr>
                    <w:noProof/>
                    <w:webHidden/>
                  </w:rPr>
                  <w:fldChar w:fldCharType="end"/>
                </w:r>
                <w:r w:rsidRPr="00684F10">
                  <w:rPr>
                    <w:rStyle w:val="Hyperlink"/>
                    <w:noProof/>
                  </w:rPr>
                  <w:fldChar w:fldCharType="end"/>
                </w:r>
              </w:ins>
            </w:p>
            <w:p w14:paraId="4C6934C3" w14:textId="35ADFB50" w:rsidR="00243196" w:rsidRDefault="00243196">
              <w:pPr>
                <w:pStyle w:val="Verzeichnis2"/>
                <w:tabs>
                  <w:tab w:val="left" w:pos="880"/>
                  <w:tab w:val="right" w:leader="dot" w:pos="9062"/>
                </w:tabs>
                <w:rPr>
                  <w:ins w:id="17" w:author="Tim" w:date="2018-04-09T16:18:00Z"/>
                  <w:rFonts w:eastAsiaTheme="minorEastAsia"/>
                  <w:noProof/>
                  <w:lang w:eastAsia="de-DE"/>
                </w:rPr>
              </w:pPr>
              <w:ins w:id="18" w:author="Tim" w:date="2018-04-09T16:18:00Z">
                <w:r w:rsidRPr="00684F10">
                  <w:rPr>
                    <w:rStyle w:val="Hyperlink"/>
                    <w:noProof/>
                  </w:rPr>
                  <w:fldChar w:fldCharType="begin"/>
                </w:r>
                <w:r w:rsidRPr="00684F10">
                  <w:rPr>
                    <w:rStyle w:val="Hyperlink"/>
                    <w:noProof/>
                  </w:rPr>
                  <w:instrText xml:space="preserve"> </w:instrText>
                </w:r>
                <w:r>
                  <w:rPr>
                    <w:noProof/>
                  </w:rPr>
                  <w:instrText>HYPERLINK \l "_Toc511054047"</w:instrText>
                </w:r>
                <w:r w:rsidRPr="00684F10">
                  <w:rPr>
                    <w:rStyle w:val="Hyperlink"/>
                    <w:noProof/>
                  </w:rPr>
                  <w:instrText xml:space="preserve"> </w:instrText>
                </w:r>
                <w:r w:rsidRPr="00684F10">
                  <w:rPr>
                    <w:rStyle w:val="Hyperlink"/>
                    <w:noProof/>
                  </w:rPr>
                </w:r>
                <w:r w:rsidRPr="00684F10">
                  <w:rPr>
                    <w:rStyle w:val="Hyperlink"/>
                    <w:noProof/>
                  </w:rPr>
                  <w:fldChar w:fldCharType="separate"/>
                </w:r>
                <w:r w:rsidRPr="00684F10">
                  <w:rPr>
                    <w:rStyle w:val="Hyperlink"/>
                    <w:noProof/>
                  </w:rPr>
                  <w:t>2.1</w:t>
                </w:r>
                <w:r>
                  <w:rPr>
                    <w:rFonts w:eastAsiaTheme="minorEastAsia"/>
                    <w:noProof/>
                    <w:lang w:eastAsia="de-DE"/>
                  </w:rPr>
                  <w:tab/>
                </w:r>
                <w:r w:rsidRPr="00684F10">
                  <w:rPr>
                    <w:rStyle w:val="Hyperlink"/>
                    <w:noProof/>
                  </w:rPr>
                  <w:t>Grundversion</w:t>
                </w:r>
                <w:r>
                  <w:rPr>
                    <w:noProof/>
                    <w:webHidden/>
                  </w:rPr>
                  <w:tab/>
                </w:r>
                <w:r>
                  <w:rPr>
                    <w:noProof/>
                    <w:webHidden/>
                  </w:rPr>
                  <w:fldChar w:fldCharType="begin"/>
                </w:r>
                <w:r>
                  <w:rPr>
                    <w:noProof/>
                    <w:webHidden/>
                  </w:rPr>
                  <w:instrText xml:space="preserve"> PAGEREF _Toc511054047 \h </w:instrText>
                </w:r>
                <w:r>
                  <w:rPr>
                    <w:noProof/>
                    <w:webHidden/>
                  </w:rPr>
                </w:r>
              </w:ins>
              <w:r>
                <w:rPr>
                  <w:noProof/>
                  <w:webHidden/>
                </w:rPr>
                <w:fldChar w:fldCharType="separate"/>
              </w:r>
              <w:ins w:id="19" w:author="Tim" w:date="2018-04-09T16:18:00Z">
                <w:r>
                  <w:rPr>
                    <w:noProof/>
                    <w:webHidden/>
                  </w:rPr>
                  <w:t>1</w:t>
                </w:r>
                <w:r>
                  <w:rPr>
                    <w:noProof/>
                    <w:webHidden/>
                  </w:rPr>
                  <w:fldChar w:fldCharType="end"/>
                </w:r>
                <w:r w:rsidRPr="00684F10">
                  <w:rPr>
                    <w:rStyle w:val="Hyperlink"/>
                    <w:noProof/>
                  </w:rPr>
                  <w:fldChar w:fldCharType="end"/>
                </w:r>
              </w:ins>
            </w:p>
            <w:p w14:paraId="7B1A080F" w14:textId="5222B66E" w:rsidR="00243196" w:rsidRDefault="00243196">
              <w:pPr>
                <w:pStyle w:val="Verzeichnis2"/>
                <w:tabs>
                  <w:tab w:val="left" w:pos="880"/>
                  <w:tab w:val="right" w:leader="dot" w:pos="9062"/>
                </w:tabs>
                <w:rPr>
                  <w:ins w:id="20" w:author="Tim" w:date="2018-04-09T16:18:00Z"/>
                  <w:rFonts w:eastAsiaTheme="minorEastAsia"/>
                  <w:noProof/>
                  <w:lang w:eastAsia="de-DE"/>
                </w:rPr>
              </w:pPr>
              <w:ins w:id="21" w:author="Tim" w:date="2018-04-09T16:18:00Z">
                <w:r w:rsidRPr="00684F10">
                  <w:rPr>
                    <w:rStyle w:val="Hyperlink"/>
                    <w:noProof/>
                  </w:rPr>
                  <w:fldChar w:fldCharType="begin"/>
                </w:r>
                <w:r w:rsidRPr="00684F10">
                  <w:rPr>
                    <w:rStyle w:val="Hyperlink"/>
                    <w:noProof/>
                  </w:rPr>
                  <w:instrText xml:space="preserve"> </w:instrText>
                </w:r>
                <w:r>
                  <w:rPr>
                    <w:noProof/>
                  </w:rPr>
                  <w:instrText>HYPERLINK \l "_Toc511054048"</w:instrText>
                </w:r>
                <w:r w:rsidRPr="00684F10">
                  <w:rPr>
                    <w:rStyle w:val="Hyperlink"/>
                    <w:noProof/>
                  </w:rPr>
                  <w:instrText xml:space="preserve"> </w:instrText>
                </w:r>
                <w:r w:rsidRPr="00684F10">
                  <w:rPr>
                    <w:rStyle w:val="Hyperlink"/>
                    <w:noProof/>
                  </w:rPr>
                </w:r>
                <w:r w:rsidRPr="00684F10">
                  <w:rPr>
                    <w:rStyle w:val="Hyperlink"/>
                    <w:noProof/>
                  </w:rPr>
                  <w:fldChar w:fldCharType="separate"/>
                </w:r>
                <w:r w:rsidRPr="00684F10">
                  <w:rPr>
                    <w:rStyle w:val="Hyperlink"/>
                    <w:noProof/>
                  </w:rPr>
                  <w:t>2.2</w:t>
                </w:r>
                <w:r>
                  <w:rPr>
                    <w:rFonts w:eastAsiaTheme="minorEastAsia"/>
                    <w:noProof/>
                    <w:lang w:eastAsia="de-DE"/>
                  </w:rPr>
                  <w:tab/>
                </w:r>
                <w:r w:rsidRPr="00684F10">
                  <w:rPr>
                    <w:rStyle w:val="Hyperlink"/>
                    <w:noProof/>
                  </w:rPr>
                  <w:t>Vollversion</w:t>
                </w:r>
                <w:r>
                  <w:rPr>
                    <w:noProof/>
                    <w:webHidden/>
                  </w:rPr>
                  <w:tab/>
                </w:r>
                <w:r>
                  <w:rPr>
                    <w:noProof/>
                    <w:webHidden/>
                  </w:rPr>
                  <w:fldChar w:fldCharType="begin"/>
                </w:r>
                <w:r>
                  <w:rPr>
                    <w:noProof/>
                    <w:webHidden/>
                  </w:rPr>
                  <w:instrText xml:space="preserve"> PAGEREF _Toc511054048 \h </w:instrText>
                </w:r>
                <w:r>
                  <w:rPr>
                    <w:noProof/>
                    <w:webHidden/>
                  </w:rPr>
                </w:r>
              </w:ins>
              <w:r>
                <w:rPr>
                  <w:noProof/>
                  <w:webHidden/>
                </w:rPr>
                <w:fldChar w:fldCharType="separate"/>
              </w:r>
              <w:ins w:id="22" w:author="Tim" w:date="2018-04-09T16:18:00Z">
                <w:r>
                  <w:rPr>
                    <w:noProof/>
                    <w:webHidden/>
                  </w:rPr>
                  <w:t>1</w:t>
                </w:r>
                <w:r>
                  <w:rPr>
                    <w:noProof/>
                    <w:webHidden/>
                  </w:rPr>
                  <w:fldChar w:fldCharType="end"/>
                </w:r>
                <w:r w:rsidRPr="00684F10">
                  <w:rPr>
                    <w:rStyle w:val="Hyperlink"/>
                    <w:noProof/>
                  </w:rPr>
                  <w:fldChar w:fldCharType="end"/>
                </w:r>
              </w:ins>
            </w:p>
            <w:p w14:paraId="30B424E1" w14:textId="56F0693D" w:rsidR="00243196" w:rsidRDefault="00243196">
              <w:pPr>
                <w:pStyle w:val="Verzeichnis1"/>
                <w:tabs>
                  <w:tab w:val="left" w:pos="440"/>
                  <w:tab w:val="right" w:leader="dot" w:pos="9062"/>
                </w:tabs>
                <w:rPr>
                  <w:ins w:id="23" w:author="Tim" w:date="2018-04-09T16:18:00Z"/>
                  <w:rFonts w:eastAsiaTheme="minorEastAsia"/>
                  <w:noProof/>
                  <w:lang w:eastAsia="de-DE"/>
                </w:rPr>
              </w:pPr>
              <w:ins w:id="24" w:author="Tim" w:date="2018-04-09T16:18:00Z">
                <w:r w:rsidRPr="00684F10">
                  <w:rPr>
                    <w:rStyle w:val="Hyperlink"/>
                    <w:noProof/>
                  </w:rPr>
                  <w:fldChar w:fldCharType="begin"/>
                </w:r>
                <w:r w:rsidRPr="00684F10">
                  <w:rPr>
                    <w:rStyle w:val="Hyperlink"/>
                    <w:noProof/>
                  </w:rPr>
                  <w:instrText xml:space="preserve"> </w:instrText>
                </w:r>
                <w:r>
                  <w:rPr>
                    <w:noProof/>
                  </w:rPr>
                  <w:instrText>HYPERLINK \l "_Toc511054073"</w:instrText>
                </w:r>
                <w:r w:rsidRPr="00684F10">
                  <w:rPr>
                    <w:rStyle w:val="Hyperlink"/>
                    <w:noProof/>
                  </w:rPr>
                  <w:instrText xml:space="preserve"> </w:instrText>
                </w:r>
                <w:r w:rsidRPr="00684F10">
                  <w:rPr>
                    <w:rStyle w:val="Hyperlink"/>
                    <w:noProof/>
                  </w:rPr>
                </w:r>
                <w:r w:rsidRPr="00684F10">
                  <w:rPr>
                    <w:rStyle w:val="Hyperlink"/>
                    <w:noProof/>
                  </w:rPr>
                  <w:fldChar w:fldCharType="separate"/>
                </w:r>
                <w:r w:rsidRPr="00684F10">
                  <w:rPr>
                    <w:rStyle w:val="Hyperlink"/>
                    <w:noProof/>
                  </w:rPr>
                  <w:t>3</w:t>
                </w:r>
                <w:r>
                  <w:rPr>
                    <w:rFonts w:eastAsiaTheme="minorEastAsia"/>
                    <w:noProof/>
                    <w:lang w:eastAsia="de-DE"/>
                  </w:rPr>
                  <w:tab/>
                </w:r>
                <w:r w:rsidRPr="00684F10">
                  <w:rPr>
                    <w:rStyle w:val="Hyperlink"/>
                    <w:noProof/>
                  </w:rPr>
                  <w:t>Eingabebeispiele</w:t>
                </w:r>
                <w:r>
                  <w:rPr>
                    <w:noProof/>
                    <w:webHidden/>
                  </w:rPr>
                  <w:tab/>
                </w:r>
                <w:r>
                  <w:rPr>
                    <w:noProof/>
                    <w:webHidden/>
                  </w:rPr>
                  <w:fldChar w:fldCharType="begin"/>
                </w:r>
                <w:r>
                  <w:rPr>
                    <w:noProof/>
                    <w:webHidden/>
                  </w:rPr>
                  <w:instrText xml:space="preserve"> PAGEREF _Toc511054073 \h </w:instrText>
                </w:r>
                <w:r>
                  <w:rPr>
                    <w:noProof/>
                    <w:webHidden/>
                  </w:rPr>
                </w:r>
              </w:ins>
              <w:r>
                <w:rPr>
                  <w:noProof/>
                  <w:webHidden/>
                </w:rPr>
                <w:fldChar w:fldCharType="separate"/>
              </w:r>
              <w:ins w:id="25" w:author="Tim" w:date="2018-04-09T16:18:00Z">
                <w:r>
                  <w:rPr>
                    <w:noProof/>
                    <w:webHidden/>
                  </w:rPr>
                  <w:t>2</w:t>
                </w:r>
                <w:r>
                  <w:rPr>
                    <w:noProof/>
                    <w:webHidden/>
                  </w:rPr>
                  <w:fldChar w:fldCharType="end"/>
                </w:r>
                <w:r w:rsidRPr="00684F10">
                  <w:rPr>
                    <w:rStyle w:val="Hyperlink"/>
                    <w:noProof/>
                  </w:rPr>
                  <w:fldChar w:fldCharType="end"/>
                </w:r>
              </w:ins>
            </w:p>
            <w:p w14:paraId="09F7A847" w14:textId="08D4505E" w:rsidR="00243196" w:rsidRDefault="00243196">
              <w:pPr>
                <w:pStyle w:val="Verzeichnis2"/>
                <w:tabs>
                  <w:tab w:val="left" w:pos="880"/>
                  <w:tab w:val="right" w:leader="dot" w:pos="9062"/>
                </w:tabs>
                <w:rPr>
                  <w:ins w:id="26" w:author="Tim" w:date="2018-04-09T16:18:00Z"/>
                  <w:rFonts w:eastAsiaTheme="minorEastAsia"/>
                  <w:noProof/>
                  <w:lang w:eastAsia="de-DE"/>
                </w:rPr>
              </w:pPr>
              <w:ins w:id="27" w:author="Tim" w:date="2018-04-09T16:18:00Z">
                <w:r w:rsidRPr="00684F10">
                  <w:rPr>
                    <w:rStyle w:val="Hyperlink"/>
                    <w:noProof/>
                  </w:rPr>
                  <w:fldChar w:fldCharType="begin"/>
                </w:r>
                <w:r w:rsidRPr="00684F10">
                  <w:rPr>
                    <w:rStyle w:val="Hyperlink"/>
                    <w:noProof/>
                  </w:rPr>
                  <w:instrText xml:space="preserve"> </w:instrText>
                </w:r>
                <w:r>
                  <w:rPr>
                    <w:noProof/>
                  </w:rPr>
                  <w:instrText>HYPERLINK \l "_Toc511054074"</w:instrText>
                </w:r>
                <w:r w:rsidRPr="00684F10">
                  <w:rPr>
                    <w:rStyle w:val="Hyperlink"/>
                    <w:noProof/>
                  </w:rPr>
                  <w:instrText xml:space="preserve"> </w:instrText>
                </w:r>
                <w:r w:rsidRPr="00684F10">
                  <w:rPr>
                    <w:rStyle w:val="Hyperlink"/>
                    <w:noProof/>
                  </w:rPr>
                </w:r>
                <w:r w:rsidRPr="00684F10">
                  <w:rPr>
                    <w:rStyle w:val="Hyperlink"/>
                    <w:noProof/>
                  </w:rPr>
                  <w:fldChar w:fldCharType="separate"/>
                </w:r>
                <w:r w:rsidRPr="00684F10">
                  <w:rPr>
                    <w:rStyle w:val="Hyperlink"/>
                    <w:noProof/>
                  </w:rPr>
                  <w:t>3.1</w:t>
                </w:r>
                <w:r>
                  <w:rPr>
                    <w:rFonts w:eastAsiaTheme="minorEastAsia"/>
                    <w:noProof/>
                    <w:lang w:eastAsia="de-DE"/>
                  </w:rPr>
                  <w:tab/>
                </w:r>
                <w:r w:rsidRPr="00684F10">
                  <w:rPr>
                    <w:rStyle w:val="Hyperlink"/>
                    <w:noProof/>
                  </w:rPr>
                  <w:t>Grundversion</w:t>
                </w:r>
                <w:r>
                  <w:rPr>
                    <w:noProof/>
                    <w:webHidden/>
                  </w:rPr>
                  <w:tab/>
                </w:r>
                <w:r>
                  <w:rPr>
                    <w:noProof/>
                    <w:webHidden/>
                  </w:rPr>
                  <w:fldChar w:fldCharType="begin"/>
                </w:r>
                <w:r>
                  <w:rPr>
                    <w:noProof/>
                    <w:webHidden/>
                  </w:rPr>
                  <w:instrText xml:space="preserve"> PAGEREF _Toc511054074 \h </w:instrText>
                </w:r>
                <w:r>
                  <w:rPr>
                    <w:noProof/>
                    <w:webHidden/>
                  </w:rPr>
                </w:r>
              </w:ins>
              <w:r>
                <w:rPr>
                  <w:noProof/>
                  <w:webHidden/>
                </w:rPr>
                <w:fldChar w:fldCharType="separate"/>
              </w:r>
              <w:ins w:id="28" w:author="Tim" w:date="2018-04-09T16:18:00Z">
                <w:r>
                  <w:rPr>
                    <w:noProof/>
                    <w:webHidden/>
                  </w:rPr>
                  <w:t>2</w:t>
                </w:r>
                <w:r>
                  <w:rPr>
                    <w:noProof/>
                    <w:webHidden/>
                  </w:rPr>
                  <w:fldChar w:fldCharType="end"/>
                </w:r>
                <w:r w:rsidRPr="00684F10">
                  <w:rPr>
                    <w:rStyle w:val="Hyperlink"/>
                    <w:noProof/>
                  </w:rPr>
                  <w:fldChar w:fldCharType="end"/>
                </w:r>
              </w:ins>
            </w:p>
            <w:p w14:paraId="7CFF6BC7" w14:textId="1E948334" w:rsidR="00243196" w:rsidRDefault="00243196">
              <w:pPr>
                <w:pStyle w:val="Verzeichnis2"/>
                <w:tabs>
                  <w:tab w:val="left" w:pos="880"/>
                  <w:tab w:val="right" w:leader="dot" w:pos="9062"/>
                </w:tabs>
                <w:rPr>
                  <w:ins w:id="29" w:author="Tim" w:date="2018-04-09T16:18:00Z"/>
                  <w:rFonts w:eastAsiaTheme="minorEastAsia"/>
                  <w:noProof/>
                  <w:lang w:eastAsia="de-DE"/>
                </w:rPr>
              </w:pPr>
              <w:ins w:id="30" w:author="Tim" w:date="2018-04-09T16:18:00Z">
                <w:r w:rsidRPr="00684F10">
                  <w:rPr>
                    <w:rStyle w:val="Hyperlink"/>
                    <w:noProof/>
                  </w:rPr>
                  <w:fldChar w:fldCharType="begin"/>
                </w:r>
                <w:r w:rsidRPr="00684F10">
                  <w:rPr>
                    <w:rStyle w:val="Hyperlink"/>
                    <w:noProof/>
                  </w:rPr>
                  <w:instrText xml:space="preserve"> </w:instrText>
                </w:r>
                <w:r>
                  <w:rPr>
                    <w:noProof/>
                  </w:rPr>
                  <w:instrText>HYPERLINK \l "_Toc511054075"</w:instrText>
                </w:r>
                <w:r w:rsidRPr="00684F10">
                  <w:rPr>
                    <w:rStyle w:val="Hyperlink"/>
                    <w:noProof/>
                  </w:rPr>
                  <w:instrText xml:space="preserve"> </w:instrText>
                </w:r>
                <w:r w:rsidRPr="00684F10">
                  <w:rPr>
                    <w:rStyle w:val="Hyperlink"/>
                    <w:noProof/>
                  </w:rPr>
                </w:r>
                <w:r w:rsidRPr="00684F10">
                  <w:rPr>
                    <w:rStyle w:val="Hyperlink"/>
                    <w:noProof/>
                  </w:rPr>
                  <w:fldChar w:fldCharType="separate"/>
                </w:r>
                <w:r w:rsidRPr="00684F10">
                  <w:rPr>
                    <w:rStyle w:val="Hyperlink"/>
                    <w:noProof/>
                  </w:rPr>
                  <w:t>3.2</w:t>
                </w:r>
                <w:r>
                  <w:rPr>
                    <w:rFonts w:eastAsiaTheme="minorEastAsia"/>
                    <w:noProof/>
                    <w:lang w:eastAsia="de-DE"/>
                  </w:rPr>
                  <w:tab/>
                </w:r>
                <w:r w:rsidRPr="00684F10">
                  <w:rPr>
                    <w:rStyle w:val="Hyperlink"/>
                    <w:noProof/>
                  </w:rPr>
                  <w:t>Vollversion</w:t>
                </w:r>
                <w:r>
                  <w:rPr>
                    <w:noProof/>
                    <w:webHidden/>
                  </w:rPr>
                  <w:tab/>
                </w:r>
                <w:r>
                  <w:rPr>
                    <w:noProof/>
                    <w:webHidden/>
                  </w:rPr>
                  <w:fldChar w:fldCharType="begin"/>
                </w:r>
                <w:r>
                  <w:rPr>
                    <w:noProof/>
                    <w:webHidden/>
                  </w:rPr>
                  <w:instrText xml:space="preserve"> PAGEREF _Toc511054075 \h </w:instrText>
                </w:r>
                <w:r>
                  <w:rPr>
                    <w:noProof/>
                    <w:webHidden/>
                  </w:rPr>
                </w:r>
              </w:ins>
              <w:r>
                <w:rPr>
                  <w:noProof/>
                  <w:webHidden/>
                </w:rPr>
                <w:fldChar w:fldCharType="separate"/>
              </w:r>
              <w:ins w:id="31" w:author="Tim" w:date="2018-04-09T16:18:00Z">
                <w:r>
                  <w:rPr>
                    <w:noProof/>
                    <w:webHidden/>
                  </w:rPr>
                  <w:t>2</w:t>
                </w:r>
                <w:r>
                  <w:rPr>
                    <w:noProof/>
                    <w:webHidden/>
                  </w:rPr>
                  <w:fldChar w:fldCharType="end"/>
                </w:r>
                <w:r w:rsidRPr="00684F10">
                  <w:rPr>
                    <w:rStyle w:val="Hyperlink"/>
                    <w:noProof/>
                  </w:rPr>
                  <w:fldChar w:fldCharType="end"/>
                </w:r>
              </w:ins>
            </w:p>
            <w:p w14:paraId="6DD6B623" w14:textId="2A0A1D5A" w:rsidR="00243196" w:rsidRDefault="00243196">
              <w:pPr>
                <w:pStyle w:val="Verzeichnis1"/>
                <w:tabs>
                  <w:tab w:val="left" w:pos="440"/>
                  <w:tab w:val="right" w:leader="dot" w:pos="9062"/>
                </w:tabs>
                <w:rPr>
                  <w:ins w:id="32" w:author="Tim" w:date="2018-04-09T16:18:00Z"/>
                  <w:rFonts w:eastAsiaTheme="minorEastAsia"/>
                  <w:noProof/>
                  <w:lang w:eastAsia="de-DE"/>
                </w:rPr>
              </w:pPr>
              <w:ins w:id="33" w:author="Tim" w:date="2018-04-09T16:18:00Z">
                <w:r w:rsidRPr="00684F10">
                  <w:rPr>
                    <w:rStyle w:val="Hyperlink"/>
                    <w:noProof/>
                  </w:rPr>
                  <w:fldChar w:fldCharType="begin"/>
                </w:r>
                <w:r w:rsidRPr="00684F10">
                  <w:rPr>
                    <w:rStyle w:val="Hyperlink"/>
                    <w:noProof/>
                  </w:rPr>
                  <w:instrText xml:space="preserve"> </w:instrText>
                </w:r>
                <w:r>
                  <w:rPr>
                    <w:noProof/>
                  </w:rPr>
                  <w:instrText>HYPERLINK \l "_Toc511054090"</w:instrText>
                </w:r>
                <w:r w:rsidRPr="00684F10">
                  <w:rPr>
                    <w:rStyle w:val="Hyperlink"/>
                    <w:noProof/>
                  </w:rPr>
                  <w:instrText xml:space="preserve"> </w:instrText>
                </w:r>
                <w:r w:rsidRPr="00684F10">
                  <w:rPr>
                    <w:rStyle w:val="Hyperlink"/>
                    <w:noProof/>
                  </w:rPr>
                </w:r>
                <w:r w:rsidRPr="00684F10">
                  <w:rPr>
                    <w:rStyle w:val="Hyperlink"/>
                    <w:noProof/>
                  </w:rPr>
                  <w:fldChar w:fldCharType="separate"/>
                </w:r>
                <w:r w:rsidRPr="00684F10">
                  <w:rPr>
                    <w:rStyle w:val="Hyperlink"/>
                    <w:noProof/>
                  </w:rPr>
                  <w:t>4</w:t>
                </w:r>
                <w:r>
                  <w:rPr>
                    <w:rFonts w:eastAsiaTheme="minorEastAsia"/>
                    <w:noProof/>
                    <w:lang w:eastAsia="de-DE"/>
                  </w:rPr>
                  <w:tab/>
                </w:r>
                <w:r w:rsidRPr="00684F10">
                  <w:rPr>
                    <w:rStyle w:val="Hyperlink"/>
                    <w:noProof/>
                  </w:rPr>
                  <w:t>Ausgabebeispiele</w:t>
                </w:r>
                <w:r>
                  <w:rPr>
                    <w:noProof/>
                    <w:webHidden/>
                  </w:rPr>
                  <w:tab/>
                </w:r>
                <w:r>
                  <w:rPr>
                    <w:noProof/>
                    <w:webHidden/>
                  </w:rPr>
                  <w:fldChar w:fldCharType="begin"/>
                </w:r>
                <w:r>
                  <w:rPr>
                    <w:noProof/>
                    <w:webHidden/>
                  </w:rPr>
                  <w:instrText xml:space="preserve"> PAGEREF _Toc511054090 \h </w:instrText>
                </w:r>
                <w:r>
                  <w:rPr>
                    <w:noProof/>
                    <w:webHidden/>
                  </w:rPr>
                </w:r>
              </w:ins>
              <w:r>
                <w:rPr>
                  <w:noProof/>
                  <w:webHidden/>
                </w:rPr>
                <w:fldChar w:fldCharType="separate"/>
              </w:r>
              <w:ins w:id="34" w:author="Tim" w:date="2018-04-09T16:18:00Z">
                <w:r>
                  <w:rPr>
                    <w:noProof/>
                    <w:webHidden/>
                  </w:rPr>
                  <w:t>2</w:t>
                </w:r>
                <w:r>
                  <w:rPr>
                    <w:noProof/>
                    <w:webHidden/>
                  </w:rPr>
                  <w:fldChar w:fldCharType="end"/>
                </w:r>
                <w:r w:rsidRPr="00684F10">
                  <w:rPr>
                    <w:rStyle w:val="Hyperlink"/>
                    <w:noProof/>
                  </w:rPr>
                  <w:fldChar w:fldCharType="end"/>
                </w:r>
              </w:ins>
            </w:p>
            <w:p w14:paraId="61165EDD" w14:textId="03E9C48C" w:rsidR="00243196" w:rsidRDefault="00243196">
              <w:pPr>
                <w:pStyle w:val="Verzeichnis2"/>
                <w:tabs>
                  <w:tab w:val="left" w:pos="880"/>
                  <w:tab w:val="right" w:leader="dot" w:pos="9062"/>
                </w:tabs>
                <w:rPr>
                  <w:ins w:id="35" w:author="Tim" w:date="2018-04-09T16:18:00Z"/>
                  <w:rFonts w:eastAsiaTheme="minorEastAsia"/>
                  <w:noProof/>
                  <w:lang w:eastAsia="de-DE"/>
                </w:rPr>
              </w:pPr>
              <w:ins w:id="36" w:author="Tim" w:date="2018-04-09T16:18:00Z">
                <w:r w:rsidRPr="00684F10">
                  <w:rPr>
                    <w:rStyle w:val="Hyperlink"/>
                    <w:noProof/>
                  </w:rPr>
                  <w:fldChar w:fldCharType="begin"/>
                </w:r>
                <w:r w:rsidRPr="00684F10">
                  <w:rPr>
                    <w:rStyle w:val="Hyperlink"/>
                    <w:noProof/>
                  </w:rPr>
                  <w:instrText xml:space="preserve"> </w:instrText>
                </w:r>
                <w:r>
                  <w:rPr>
                    <w:noProof/>
                  </w:rPr>
                  <w:instrText>HYPERLINK \l "_Toc511054091"</w:instrText>
                </w:r>
                <w:r w:rsidRPr="00684F10">
                  <w:rPr>
                    <w:rStyle w:val="Hyperlink"/>
                    <w:noProof/>
                  </w:rPr>
                  <w:instrText xml:space="preserve"> </w:instrText>
                </w:r>
                <w:r w:rsidRPr="00684F10">
                  <w:rPr>
                    <w:rStyle w:val="Hyperlink"/>
                    <w:noProof/>
                  </w:rPr>
                </w:r>
                <w:r w:rsidRPr="00684F10">
                  <w:rPr>
                    <w:rStyle w:val="Hyperlink"/>
                    <w:noProof/>
                  </w:rPr>
                  <w:fldChar w:fldCharType="separate"/>
                </w:r>
                <w:r w:rsidRPr="00684F10">
                  <w:rPr>
                    <w:rStyle w:val="Hyperlink"/>
                    <w:noProof/>
                  </w:rPr>
                  <w:t>4.1</w:t>
                </w:r>
                <w:r>
                  <w:rPr>
                    <w:rFonts w:eastAsiaTheme="minorEastAsia"/>
                    <w:noProof/>
                    <w:lang w:eastAsia="de-DE"/>
                  </w:rPr>
                  <w:tab/>
                </w:r>
                <w:r w:rsidRPr="00684F10">
                  <w:rPr>
                    <w:rStyle w:val="Hyperlink"/>
                    <w:noProof/>
                  </w:rPr>
                  <w:t>Grundversion</w:t>
                </w:r>
                <w:r>
                  <w:rPr>
                    <w:noProof/>
                    <w:webHidden/>
                  </w:rPr>
                  <w:tab/>
                </w:r>
                <w:r>
                  <w:rPr>
                    <w:noProof/>
                    <w:webHidden/>
                  </w:rPr>
                  <w:fldChar w:fldCharType="begin"/>
                </w:r>
                <w:r>
                  <w:rPr>
                    <w:noProof/>
                    <w:webHidden/>
                  </w:rPr>
                  <w:instrText xml:space="preserve"> PAGEREF _Toc511054091 \h </w:instrText>
                </w:r>
                <w:r>
                  <w:rPr>
                    <w:noProof/>
                    <w:webHidden/>
                  </w:rPr>
                </w:r>
              </w:ins>
              <w:r>
                <w:rPr>
                  <w:noProof/>
                  <w:webHidden/>
                </w:rPr>
                <w:fldChar w:fldCharType="separate"/>
              </w:r>
              <w:ins w:id="37" w:author="Tim" w:date="2018-04-09T16:18:00Z">
                <w:r>
                  <w:rPr>
                    <w:noProof/>
                    <w:webHidden/>
                  </w:rPr>
                  <w:t>2</w:t>
                </w:r>
                <w:r>
                  <w:rPr>
                    <w:noProof/>
                    <w:webHidden/>
                  </w:rPr>
                  <w:fldChar w:fldCharType="end"/>
                </w:r>
                <w:r w:rsidRPr="00684F10">
                  <w:rPr>
                    <w:rStyle w:val="Hyperlink"/>
                    <w:noProof/>
                  </w:rPr>
                  <w:fldChar w:fldCharType="end"/>
                </w:r>
              </w:ins>
            </w:p>
            <w:p w14:paraId="324231C2" w14:textId="5671D98A" w:rsidR="00243196" w:rsidRDefault="00243196">
              <w:pPr>
                <w:pStyle w:val="Verzeichnis2"/>
                <w:tabs>
                  <w:tab w:val="left" w:pos="880"/>
                  <w:tab w:val="right" w:leader="dot" w:pos="9062"/>
                </w:tabs>
                <w:rPr>
                  <w:ins w:id="38" w:author="Tim" w:date="2018-04-09T16:18:00Z"/>
                  <w:rFonts w:eastAsiaTheme="minorEastAsia"/>
                  <w:noProof/>
                  <w:lang w:eastAsia="de-DE"/>
                </w:rPr>
              </w:pPr>
              <w:ins w:id="39" w:author="Tim" w:date="2018-04-09T16:18:00Z">
                <w:r w:rsidRPr="00684F10">
                  <w:rPr>
                    <w:rStyle w:val="Hyperlink"/>
                    <w:noProof/>
                  </w:rPr>
                  <w:fldChar w:fldCharType="begin"/>
                </w:r>
                <w:r w:rsidRPr="00684F10">
                  <w:rPr>
                    <w:rStyle w:val="Hyperlink"/>
                    <w:noProof/>
                  </w:rPr>
                  <w:instrText xml:space="preserve"> </w:instrText>
                </w:r>
                <w:r>
                  <w:rPr>
                    <w:noProof/>
                  </w:rPr>
                  <w:instrText>HYPERLINK \l "_Toc511054092"</w:instrText>
                </w:r>
                <w:r w:rsidRPr="00684F10">
                  <w:rPr>
                    <w:rStyle w:val="Hyperlink"/>
                    <w:noProof/>
                  </w:rPr>
                  <w:instrText xml:space="preserve"> </w:instrText>
                </w:r>
                <w:r w:rsidRPr="00684F10">
                  <w:rPr>
                    <w:rStyle w:val="Hyperlink"/>
                    <w:noProof/>
                  </w:rPr>
                </w:r>
                <w:r w:rsidRPr="00684F10">
                  <w:rPr>
                    <w:rStyle w:val="Hyperlink"/>
                    <w:noProof/>
                  </w:rPr>
                  <w:fldChar w:fldCharType="separate"/>
                </w:r>
                <w:r w:rsidRPr="00684F10">
                  <w:rPr>
                    <w:rStyle w:val="Hyperlink"/>
                    <w:noProof/>
                  </w:rPr>
                  <w:t>4.2</w:t>
                </w:r>
                <w:r>
                  <w:rPr>
                    <w:rFonts w:eastAsiaTheme="minorEastAsia"/>
                    <w:noProof/>
                    <w:lang w:eastAsia="de-DE"/>
                  </w:rPr>
                  <w:tab/>
                </w:r>
                <w:r w:rsidRPr="00684F10">
                  <w:rPr>
                    <w:rStyle w:val="Hyperlink"/>
                    <w:noProof/>
                  </w:rPr>
                  <w:t>Vollversion</w:t>
                </w:r>
                <w:r>
                  <w:rPr>
                    <w:noProof/>
                    <w:webHidden/>
                  </w:rPr>
                  <w:tab/>
                </w:r>
                <w:r>
                  <w:rPr>
                    <w:noProof/>
                    <w:webHidden/>
                  </w:rPr>
                  <w:fldChar w:fldCharType="begin"/>
                </w:r>
                <w:r>
                  <w:rPr>
                    <w:noProof/>
                    <w:webHidden/>
                  </w:rPr>
                  <w:instrText xml:space="preserve"> PAGEREF _Toc511054092 \h </w:instrText>
                </w:r>
                <w:r>
                  <w:rPr>
                    <w:noProof/>
                    <w:webHidden/>
                  </w:rPr>
                </w:r>
              </w:ins>
              <w:r>
                <w:rPr>
                  <w:noProof/>
                  <w:webHidden/>
                </w:rPr>
                <w:fldChar w:fldCharType="separate"/>
              </w:r>
              <w:ins w:id="40" w:author="Tim" w:date="2018-04-09T16:18:00Z">
                <w:r>
                  <w:rPr>
                    <w:noProof/>
                    <w:webHidden/>
                  </w:rPr>
                  <w:t>2</w:t>
                </w:r>
                <w:r>
                  <w:rPr>
                    <w:noProof/>
                    <w:webHidden/>
                  </w:rPr>
                  <w:fldChar w:fldCharType="end"/>
                </w:r>
                <w:r w:rsidRPr="00684F10">
                  <w:rPr>
                    <w:rStyle w:val="Hyperlink"/>
                    <w:noProof/>
                  </w:rPr>
                  <w:fldChar w:fldCharType="end"/>
                </w:r>
              </w:ins>
            </w:p>
            <w:p w14:paraId="307BA16A" w14:textId="0D571C59" w:rsidR="00243196" w:rsidRDefault="00243196">
              <w:pPr>
                <w:pStyle w:val="Verzeichnis1"/>
                <w:tabs>
                  <w:tab w:val="left" w:pos="440"/>
                  <w:tab w:val="right" w:leader="dot" w:pos="9062"/>
                </w:tabs>
                <w:rPr>
                  <w:ins w:id="41" w:author="Tim" w:date="2018-04-09T16:18:00Z"/>
                  <w:rFonts w:eastAsiaTheme="minorEastAsia"/>
                  <w:noProof/>
                  <w:lang w:eastAsia="de-DE"/>
                </w:rPr>
              </w:pPr>
              <w:ins w:id="42" w:author="Tim" w:date="2018-04-09T16:18:00Z">
                <w:r w:rsidRPr="00684F10">
                  <w:rPr>
                    <w:rStyle w:val="Hyperlink"/>
                    <w:noProof/>
                  </w:rPr>
                  <w:fldChar w:fldCharType="begin"/>
                </w:r>
                <w:r w:rsidRPr="00684F10">
                  <w:rPr>
                    <w:rStyle w:val="Hyperlink"/>
                    <w:noProof/>
                  </w:rPr>
                  <w:instrText xml:space="preserve"> </w:instrText>
                </w:r>
                <w:r>
                  <w:rPr>
                    <w:noProof/>
                  </w:rPr>
                  <w:instrText>HYPERLINK \l "_Toc511054111"</w:instrText>
                </w:r>
                <w:r w:rsidRPr="00684F10">
                  <w:rPr>
                    <w:rStyle w:val="Hyperlink"/>
                    <w:noProof/>
                  </w:rPr>
                  <w:instrText xml:space="preserve"> </w:instrText>
                </w:r>
                <w:r w:rsidRPr="00684F10">
                  <w:rPr>
                    <w:rStyle w:val="Hyperlink"/>
                    <w:noProof/>
                  </w:rPr>
                </w:r>
                <w:r w:rsidRPr="00684F10">
                  <w:rPr>
                    <w:rStyle w:val="Hyperlink"/>
                    <w:noProof/>
                  </w:rPr>
                  <w:fldChar w:fldCharType="separate"/>
                </w:r>
                <w:r w:rsidRPr="00684F10">
                  <w:rPr>
                    <w:rStyle w:val="Hyperlink"/>
                    <w:noProof/>
                  </w:rPr>
                  <w:t>5</w:t>
                </w:r>
                <w:r>
                  <w:rPr>
                    <w:rFonts w:eastAsiaTheme="minorEastAsia"/>
                    <w:noProof/>
                    <w:lang w:eastAsia="de-DE"/>
                  </w:rPr>
                  <w:tab/>
                </w:r>
                <w:r w:rsidRPr="00684F10">
                  <w:rPr>
                    <w:rStyle w:val="Hyperlink"/>
                    <w:noProof/>
                  </w:rPr>
                  <w:t>Mögliche Probleme</w:t>
                </w:r>
                <w:r>
                  <w:rPr>
                    <w:noProof/>
                    <w:webHidden/>
                  </w:rPr>
                  <w:tab/>
                </w:r>
                <w:r>
                  <w:rPr>
                    <w:noProof/>
                    <w:webHidden/>
                  </w:rPr>
                  <w:fldChar w:fldCharType="begin"/>
                </w:r>
                <w:r>
                  <w:rPr>
                    <w:noProof/>
                    <w:webHidden/>
                  </w:rPr>
                  <w:instrText xml:space="preserve"> PAGEREF _Toc511054111 \h </w:instrText>
                </w:r>
                <w:r>
                  <w:rPr>
                    <w:noProof/>
                    <w:webHidden/>
                  </w:rPr>
                </w:r>
              </w:ins>
              <w:r>
                <w:rPr>
                  <w:noProof/>
                  <w:webHidden/>
                </w:rPr>
                <w:fldChar w:fldCharType="separate"/>
              </w:r>
              <w:ins w:id="43" w:author="Tim" w:date="2018-04-09T16:18:00Z">
                <w:r>
                  <w:rPr>
                    <w:noProof/>
                    <w:webHidden/>
                  </w:rPr>
                  <w:t>2</w:t>
                </w:r>
                <w:r>
                  <w:rPr>
                    <w:noProof/>
                    <w:webHidden/>
                  </w:rPr>
                  <w:fldChar w:fldCharType="end"/>
                </w:r>
                <w:r w:rsidRPr="00684F10">
                  <w:rPr>
                    <w:rStyle w:val="Hyperlink"/>
                    <w:noProof/>
                  </w:rPr>
                  <w:fldChar w:fldCharType="end"/>
                </w:r>
              </w:ins>
            </w:p>
            <w:p w14:paraId="11EC335B" w14:textId="2A0FB21A" w:rsidR="00243196" w:rsidRDefault="00243196">
              <w:pPr>
                <w:pStyle w:val="Verzeichnis1"/>
                <w:tabs>
                  <w:tab w:val="left" w:pos="440"/>
                  <w:tab w:val="right" w:leader="dot" w:pos="9062"/>
                </w:tabs>
                <w:rPr>
                  <w:ins w:id="44" w:author="Tim" w:date="2018-04-09T16:18:00Z"/>
                  <w:rFonts w:eastAsiaTheme="minorEastAsia"/>
                  <w:noProof/>
                  <w:lang w:eastAsia="de-DE"/>
                </w:rPr>
              </w:pPr>
              <w:ins w:id="45" w:author="Tim" w:date="2018-04-09T16:18:00Z">
                <w:r w:rsidRPr="00684F10">
                  <w:rPr>
                    <w:rStyle w:val="Hyperlink"/>
                    <w:noProof/>
                  </w:rPr>
                  <w:fldChar w:fldCharType="begin"/>
                </w:r>
                <w:r w:rsidRPr="00684F10">
                  <w:rPr>
                    <w:rStyle w:val="Hyperlink"/>
                    <w:noProof/>
                  </w:rPr>
                  <w:instrText xml:space="preserve"> </w:instrText>
                </w:r>
                <w:r>
                  <w:rPr>
                    <w:noProof/>
                  </w:rPr>
                  <w:instrText>HYPERLINK \l "_Toc511054112"</w:instrText>
                </w:r>
                <w:r w:rsidRPr="00684F10">
                  <w:rPr>
                    <w:rStyle w:val="Hyperlink"/>
                    <w:noProof/>
                  </w:rPr>
                  <w:instrText xml:space="preserve"> </w:instrText>
                </w:r>
                <w:r w:rsidRPr="00684F10">
                  <w:rPr>
                    <w:rStyle w:val="Hyperlink"/>
                    <w:noProof/>
                  </w:rPr>
                </w:r>
                <w:r w:rsidRPr="00684F10">
                  <w:rPr>
                    <w:rStyle w:val="Hyperlink"/>
                    <w:noProof/>
                  </w:rPr>
                  <w:fldChar w:fldCharType="separate"/>
                </w:r>
                <w:r w:rsidRPr="00684F10">
                  <w:rPr>
                    <w:rStyle w:val="Hyperlink"/>
                    <w:noProof/>
                  </w:rPr>
                  <w:t>6</w:t>
                </w:r>
                <w:r>
                  <w:rPr>
                    <w:rFonts w:eastAsiaTheme="minorEastAsia"/>
                    <w:noProof/>
                    <w:lang w:eastAsia="de-DE"/>
                  </w:rPr>
                  <w:tab/>
                </w:r>
                <w:r w:rsidRPr="00684F10">
                  <w:rPr>
                    <w:rStyle w:val="Hyperlink"/>
                    <w:noProof/>
                  </w:rPr>
                  <w:t>Persönliche Erklärung</w:t>
                </w:r>
                <w:r>
                  <w:rPr>
                    <w:noProof/>
                    <w:webHidden/>
                  </w:rPr>
                  <w:tab/>
                </w:r>
                <w:r>
                  <w:rPr>
                    <w:noProof/>
                    <w:webHidden/>
                  </w:rPr>
                  <w:fldChar w:fldCharType="begin"/>
                </w:r>
                <w:r>
                  <w:rPr>
                    <w:noProof/>
                    <w:webHidden/>
                  </w:rPr>
                  <w:instrText xml:space="preserve"> PAGEREF _Toc511054112 \h </w:instrText>
                </w:r>
                <w:r>
                  <w:rPr>
                    <w:noProof/>
                    <w:webHidden/>
                  </w:rPr>
                </w:r>
              </w:ins>
              <w:r>
                <w:rPr>
                  <w:noProof/>
                  <w:webHidden/>
                </w:rPr>
                <w:fldChar w:fldCharType="separate"/>
              </w:r>
              <w:ins w:id="46" w:author="Tim" w:date="2018-04-09T16:18:00Z">
                <w:r>
                  <w:rPr>
                    <w:noProof/>
                    <w:webHidden/>
                  </w:rPr>
                  <w:t>3</w:t>
                </w:r>
                <w:r>
                  <w:rPr>
                    <w:noProof/>
                    <w:webHidden/>
                  </w:rPr>
                  <w:fldChar w:fldCharType="end"/>
                </w:r>
                <w:r w:rsidRPr="00684F10">
                  <w:rPr>
                    <w:rStyle w:val="Hyperlink"/>
                    <w:noProof/>
                  </w:rPr>
                  <w:fldChar w:fldCharType="end"/>
                </w:r>
              </w:ins>
            </w:p>
            <w:p w14:paraId="2D7AE75A" w14:textId="622467FB" w:rsidR="00243196" w:rsidRDefault="00243196">
              <w:pPr>
                <w:pStyle w:val="Verzeichnis1"/>
                <w:tabs>
                  <w:tab w:val="left" w:pos="440"/>
                  <w:tab w:val="right" w:leader="dot" w:pos="9062"/>
                </w:tabs>
                <w:rPr>
                  <w:ins w:id="47" w:author="Tim" w:date="2018-04-09T16:18:00Z"/>
                  <w:rFonts w:eastAsiaTheme="minorEastAsia"/>
                  <w:noProof/>
                  <w:lang w:eastAsia="de-DE"/>
                </w:rPr>
              </w:pPr>
              <w:ins w:id="48" w:author="Tim" w:date="2018-04-09T16:18:00Z">
                <w:r w:rsidRPr="00684F10">
                  <w:rPr>
                    <w:rStyle w:val="Hyperlink"/>
                    <w:noProof/>
                  </w:rPr>
                  <w:fldChar w:fldCharType="begin"/>
                </w:r>
                <w:r w:rsidRPr="00684F10">
                  <w:rPr>
                    <w:rStyle w:val="Hyperlink"/>
                    <w:noProof/>
                  </w:rPr>
                  <w:instrText xml:space="preserve"> </w:instrText>
                </w:r>
                <w:r>
                  <w:rPr>
                    <w:noProof/>
                  </w:rPr>
                  <w:instrText>HYPERLINK \l "_Toc511054113"</w:instrText>
                </w:r>
                <w:r w:rsidRPr="00684F10">
                  <w:rPr>
                    <w:rStyle w:val="Hyperlink"/>
                    <w:noProof/>
                  </w:rPr>
                  <w:instrText xml:space="preserve"> </w:instrText>
                </w:r>
                <w:r w:rsidRPr="00684F10">
                  <w:rPr>
                    <w:rStyle w:val="Hyperlink"/>
                    <w:noProof/>
                  </w:rPr>
                </w:r>
                <w:r w:rsidRPr="00684F10">
                  <w:rPr>
                    <w:rStyle w:val="Hyperlink"/>
                    <w:noProof/>
                  </w:rPr>
                  <w:fldChar w:fldCharType="separate"/>
                </w:r>
                <w:r w:rsidRPr="00684F10">
                  <w:rPr>
                    <w:rStyle w:val="Hyperlink"/>
                    <w:noProof/>
                  </w:rPr>
                  <w:t>7</w:t>
                </w:r>
                <w:r>
                  <w:rPr>
                    <w:rFonts w:eastAsiaTheme="minorEastAsia"/>
                    <w:noProof/>
                    <w:lang w:eastAsia="de-DE"/>
                  </w:rPr>
                  <w:tab/>
                </w:r>
                <w:r w:rsidRPr="00684F10">
                  <w:rPr>
                    <w:rStyle w:val="Hyperlink"/>
                    <w:noProof/>
                  </w:rPr>
                  <w:t>Abbildungsverzeichnis</w:t>
                </w:r>
                <w:r>
                  <w:rPr>
                    <w:noProof/>
                    <w:webHidden/>
                  </w:rPr>
                  <w:tab/>
                </w:r>
                <w:r>
                  <w:rPr>
                    <w:noProof/>
                    <w:webHidden/>
                  </w:rPr>
                  <w:fldChar w:fldCharType="begin"/>
                </w:r>
                <w:r>
                  <w:rPr>
                    <w:noProof/>
                    <w:webHidden/>
                  </w:rPr>
                  <w:instrText xml:space="preserve"> PAGEREF _Toc511054113 \h </w:instrText>
                </w:r>
                <w:r>
                  <w:rPr>
                    <w:noProof/>
                    <w:webHidden/>
                  </w:rPr>
                </w:r>
              </w:ins>
              <w:r>
                <w:rPr>
                  <w:noProof/>
                  <w:webHidden/>
                </w:rPr>
                <w:fldChar w:fldCharType="separate"/>
              </w:r>
              <w:ins w:id="49" w:author="Tim" w:date="2018-04-09T16:18:00Z">
                <w:r>
                  <w:rPr>
                    <w:noProof/>
                    <w:webHidden/>
                  </w:rPr>
                  <w:t>4</w:t>
                </w:r>
                <w:r>
                  <w:rPr>
                    <w:noProof/>
                    <w:webHidden/>
                  </w:rPr>
                  <w:fldChar w:fldCharType="end"/>
                </w:r>
                <w:r w:rsidRPr="00684F10">
                  <w:rPr>
                    <w:rStyle w:val="Hyperlink"/>
                    <w:noProof/>
                  </w:rPr>
                  <w:fldChar w:fldCharType="end"/>
                </w:r>
              </w:ins>
            </w:p>
            <w:p w14:paraId="5F0A3180" w14:textId="20A15859" w:rsidR="00243196" w:rsidRDefault="00243196">
              <w:pPr>
                <w:pStyle w:val="Verzeichnis1"/>
                <w:tabs>
                  <w:tab w:val="left" w:pos="440"/>
                  <w:tab w:val="right" w:leader="dot" w:pos="9062"/>
                </w:tabs>
                <w:rPr>
                  <w:ins w:id="50" w:author="Tim" w:date="2018-04-09T16:18:00Z"/>
                  <w:rFonts w:eastAsiaTheme="minorEastAsia"/>
                  <w:noProof/>
                  <w:lang w:eastAsia="de-DE"/>
                </w:rPr>
              </w:pPr>
              <w:ins w:id="51" w:author="Tim" w:date="2018-04-09T16:18:00Z">
                <w:r w:rsidRPr="00684F10">
                  <w:rPr>
                    <w:rStyle w:val="Hyperlink"/>
                    <w:noProof/>
                  </w:rPr>
                  <w:fldChar w:fldCharType="begin"/>
                </w:r>
                <w:r w:rsidRPr="00684F10">
                  <w:rPr>
                    <w:rStyle w:val="Hyperlink"/>
                    <w:noProof/>
                  </w:rPr>
                  <w:instrText xml:space="preserve"> </w:instrText>
                </w:r>
                <w:r>
                  <w:rPr>
                    <w:noProof/>
                  </w:rPr>
                  <w:instrText>HYPERLINK \l "_Toc511054115"</w:instrText>
                </w:r>
                <w:r w:rsidRPr="00684F10">
                  <w:rPr>
                    <w:rStyle w:val="Hyperlink"/>
                    <w:noProof/>
                  </w:rPr>
                  <w:instrText xml:space="preserve"> </w:instrText>
                </w:r>
                <w:r w:rsidRPr="00684F10">
                  <w:rPr>
                    <w:rStyle w:val="Hyperlink"/>
                    <w:noProof/>
                  </w:rPr>
                </w:r>
                <w:r w:rsidRPr="00684F10">
                  <w:rPr>
                    <w:rStyle w:val="Hyperlink"/>
                    <w:noProof/>
                  </w:rPr>
                  <w:fldChar w:fldCharType="separate"/>
                </w:r>
                <w:r w:rsidRPr="00684F10">
                  <w:rPr>
                    <w:rStyle w:val="Hyperlink"/>
                    <w:noProof/>
                  </w:rPr>
                  <w:t>8</w:t>
                </w:r>
                <w:r>
                  <w:rPr>
                    <w:rFonts w:eastAsiaTheme="minorEastAsia"/>
                    <w:noProof/>
                    <w:lang w:eastAsia="de-DE"/>
                  </w:rPr>
                  <w:tab/>
                </w:r>
                <w:r w:rsidRPr="00684F10">
                  <w:rPr>
                    <w:rStyle w:val="Hyperlink"/>
                    <w:noProof/>
                  </w:rPr>
                  <w:t>Tabellenverzeichnis</w:t>
                </w:r>
                <w:r>
                  <w:rPr>
                    <w:noProof/>
                    <w:webHidden/>
                  </w:rPr>
                  <w:tab/>
                </w:r>
                <w:r>
                  <w:rPr>
                    <w:noProof/>
                    <w:webHidden/>
                  </w:rPr>
                  <w:fldChar w:fldCharType="begin"/>
                </w:r>
                <w:r>
                  <w:rPr>
                    <w:noProof/>
                    <w:webHidden/>
                  </w:rPr>
                  <w:instrText xml:space="preserve"> PAGEREF _Toc511054115 \h </w:instrText>
                </w:r>
                <w:r>
                  <w:rPr>
                    <w:noProof/>
                    <w:webHidden/>
                  </w:rPr>
                </w:r>
              </w:ins>
              <w:r>
                <w:rPr>
                  <w:noProof/>
                  <w:webHidden/>
                </w:rPr>
                <w:fldChar w:fldCharType="separate"/>
              </w:r>
              <w:ins w:id="52" w:author="Tim" w:date="2018-04-09T16:18:00Z">
                <w:r>
                  <w:rPr>
                    <w:noProof/>
                    <w:webHidden/>
                  </w:rPr>
                  <w:t>4</w:t>
                </w:r>
                <w:r>
                  <w:rPr>
                    <w:noProof/>
                    <w:webHidden/>
                  </w:rPr>
                  <w:fldChar w:fldCharType="end"/>
                </w:r>
                <w:r w:rsidRPr="00684F10">
                  <w:rPr>
                    <w:rStyle w:val="Hyperlink"/>
                    <w:noProof/>
                  </w:rPr>
                  <w:fldChar w:fldCharType="end"/>
                </w:r>
              </w:ins>
            </w:p>
            <w:p w14:paraId="2519D21E" w14:textId="64AE6C2A" w:rsidR="00243196" w:rsidRDefault="00243196">
              <w:pPr>
                <w:pStyle w:val="Verzeichnis1"/>
                <w:tabs>
                  <w:tab w:val="left" w:pos="440"/>
                  <w:tab w:val="right" w:leader="dot" w:pos="9062"/>
                </w:tabs>
                <w:rPr>
                  <w:ins w:id="53" w:author="Tim" w:date="2018-04-09T16:18:00Z"/>
                  <w:rFonts w:eastAsiaTheme="minorEastAsia"/>
                  <w:noProof/>
                  <w:lang w:eastAsia="de-DE"/>
                </w:rPr>
              </w:pPr>
              <w:ins w:id="54" w:author="Tim" w:date="2018-04-09T16:18:00Z">
                <w:r w:rsidRPr="00684F10">
                  <w:rPr>
                    <w:rStyle w:val="Hyperlink"/>
                    <w:noProof/>
                  </w:rPr>
                  <w:fldChar w:fldCharType="begin"/>
                </w:r>
                <w:r w:rsidRPr="00684F10">
                  <w:rPr>
                    <w:rStyle w:val="Hyperlink"/>
                    <w:noProof/>
                  </w:rPr>
                  <w:instrText xml:space="preserve"> </w:instrText>
                </w:r>
                <w:r>
                  <w:rPr>
                    <w:noProof/>
                  </w:rPr>
                  <w:instrText>HYPERLINK \l "_Toc511054116"</w:instrText>
                </w:r>
                <w:r w:rsidRPr="00684F10">
                  <w:rPr>
                    <w:rStyle w:val="Hyperlink"/>
                    <w:noProof/>
                  </w:rPr>
                  <w:instrText xml:space="preserve"> </w:instrText>
                </w:r>
                <w:r w:rsidRPr="00684F10">
                  <w:rPr>
                    <w:rStyle w:val="Hyperlink"/>
                    <w:noProof/>
                  </w:rPr>
                </w:r>
                <w:r w:rsidRPr="00684F10">
                  <w:rPr>
                    <w:rStyle w:val="Hyperlink"/>
                    <w:noProof/>
                  </w:rPr>
                  <w:fldChar w:fldCharType="separate"/>
                </w:r>
                <w:r w:rsidRPr="00684F10">
                  <w:rPr>
                    <w:rStyle w:val="Hyperlink"/>
                    <w:noProof/>
                  </w:rPr>
                  <w:t>9</w:t>
                </w:r>
                <w:r>
                  <w:rPr>
                    <w:rFonts w:eastAsiaTheme="minorEastAsia"/>
                    <w:noProof/>
                    <w:lang w:eastAsia="de-DE"/>
                  </w:rPr>
                  <w:tab/>
                </w:r>
                <w:r w:rsidRPr="00684F10">
                  <w:rPr>
                    <w:rStyle w:val="Hyperlink"/>
                    <w:noProof/>
                  </w:rPr>
                  <w:t>Quellenverzeichnis</w:t>
                </w:r>
                <w:r>
                  <w:rPr>
                    <w:noProof/>
                    <w:webHidden/>
                  </w:rPr>
                  <w:tab/>
                </w:r>
                <w:r>
                  <w:rPr>
                    <w:noProof/>
                    <w:webHidden/>
                  </w:rPr>
                  <w:fldChar w:fldCharType="begin"/>
                </w:r>
                <w:r>
                  <w:rPr>
                    <w:noProof/>
                    <w:webHidden/>
                  </w:rPr>
                  <w:instrText xml:space="preserve"> PAGEREF _Toc511054116 \h </w:instrText>
                </w:r>
                <w:r>
                  <w:rPr>
                    <w:noProof/>
                    <w:webHidden/>
                  </w:rPr>
                </w:r>
              </w:ins>
              <w:r>
                <w:rPr>
                  <w:noProof/>
                  <w:webHidden/>
                </w:rPr>
                <w:fldChar w:fldCharType="separate"/>
              </w:r>
              <w:ins w:id="55" w:author="Tim" w:date="2018-04-09T16:18:00Z">
                <w:r>
                  <w:rPr>
                    <w:noProof/>
                    <w:webHidden/>
                  </w:rPr>
                  <w:t>4</w:t>
                </w:r>
                <w:r>
                  <w:rPr>
                    <w:noProof/>
                    <w:webHidden/>
                  </w:rPr>
                  <w:fldChar w:fldCharType="end"/>
                </w:r>
                <w:r w:rsidRPr="00684F10">
                  <w:rPr>
                    <w:rStyle w:val="Hyperlink"/>
                    <w:noProof/>
                  </w:rPr>
                  <w:fldChar w:fldCharType="end"/>
                </w:r>
              </w:ins>
            </w:p>
            <w:p w14:paraId="0BE90390" w14:textId="334D495F" w:rsidR="000D4163" w:rsidDel="00423E34" w:rsidRDefault="000D4163">
              <w:pPr>
                <w:pStyle w:val="Verzeichnis1"/>
                <w:tabs>
                  <w:tab w:val="left" w:pos="440"/>
                  <w:tab w:val="right" w:leader="dot" w:pos="9062"/>
                </w:tabs>
                <w:rPr>
                  <w:del w:id="56" w:author="Tim" w:date="2018-04-08T13:18:00Z"/>
                  <w:rFonts w:eastAsiaTheme="minorEastAsia"/>
                  <w:noProof/>
                  <w:lang w:eastAsia="de-DE"/>
                </w:rPr>
              </w:pPr>
              <w:del w:id="57" w:author="Tim" w:date="2018-04-08T13:18:00Z">
                <w:r w:rsidRPr="00423E34" w:rsidDel="00423E34">
                  <w:rPr>
                    <w:noProof/>
                    <w:rPrChange w:id="58" w:author="Tim" w:date="2018-04-08T13:18:00Z">
                      <w:rPr>
                        <w:rStyle w:val="Hyperlink"/>
                        <w:noProof/>
                      </w:rPr>
                    </w:rPrChange>
                  </w:rPr>
                  <w:delText>0</w:delText>
                </w:r>
                <w:r w:rsidDel="00423E34">
                  <w:rPr>
                    <w:rFonts w:eastAsiaTheme="minorEastAsia"/>
                    <w:noProof/>
                    <w:lang w:eastAsia="de-DE"/>
                  </w:rPr>
                  <w:tab/>
                </w:r>
                <w:r w:rsidRPr="00423E34" w:rsidDel="00423E34">
                  <w:rPr>
                    <w:noProof/>
                    <w:rPrChange w:id="59" w:author="Tim" w:date="2018-04-08T13:18:00Z">
                      <w:rPr>
                        <w:rStyle w:val="Hyperlink"/>
                        <w:noProof/>
                      </w:rPr>
                    </w:rPrChange>
                  </w:rPr>
                  <w:delText>Vorschlagsphase</w:delText>
                </w:r>
                <w:r w:rsidDel="00423E34">
                  <w:rPr>
                    <w:noProof/>
                    <w:webHidden/>
                  </w:rPr>
                  <w:tab/>
                  <w:delText>1</w:delText>
                </w:r>
              </w:del>
            </w:p>
            <w:p w14:paraId="053A6396" w14:textId="088D8C46" w:rsidR="000D4163" w:rsidDel="00423E34" w:rsidRDefault="000D4163">
              <w:pPr>
                <w:pStyle w:val="Verzeichnis1"/>
                <w:tabs>
                  <w:tab w:val="left" w:pos="440"/>
                  <w:tab w:val="right" w:leader="dot" w:pos="9062"/>
                </w:tabs>
                <w:rPr>
                  <w:del w:id="60" w:author="Tim" w:date="2018-04-08T13:18:00Z"/>
                  <w:rFonts w:eastAsiaTheme="minorEastAsia"/>
                  <w:noProof/>
                  <w:lang w:eastAsia="de-DE"/>
                </w:rPr>
              </w:pPr>
              <w:del w:id="61" w:author="Tim" w:date="2018-04-08T13:18:00Z">
                <w:r w:rsidRPr="00423E34" w:rsidDel="00423E34">
                  <w:rPr>
                    <w:noProof/>
                    <w:rPrChange w:id="62" w:author="Tim" w:date="2018-04-08T13:18:00Z">
                      <w:rPr>
                        <w:rStyle w:val="Hyperlink"/>
                        <w:noProof/>
                      </w:rPr>
                    </w:rPrChange>
                  </w:rPr>
                  <w:delText>1</w:delText>
                </w:r>
                <w:r w:rsidDel="00423E34">
                  <w:rPr>
                    <w:rFonts w:eastAsiaTheme="minorEastAsia"/>
                    <w:noProof/>
                    <w:lang w:eastAsia="de-DE"/>
                  </w:rPr>
                  <w:tab/>
                </w:r>
                <w:r w:rsidRPr="00423E34" w:rsidDel="00423E34">
                  <w:rPr>
                    <w:noProof/>
                    <w:rPrChange w:id="63" w:author="Tim" w:date="2018-04-08T13:18:00Z">
                      <w:rPr>
                        <w:rStyle w:val="Hyperlink"/>
                        <w:noProof/>
                      </w:rPr>
                    </w:rPrChange>
                  </w:rPr>
                  <w:delText>Planungsphase</w:delText>
                </w:r>
                <w:r w:rsidDel="00423E34">
                  <w:rPr>
                    <w:noProof/>
                    <w:webHidden/>
                  </w:rPr>
                  <w:tab/>
                  <w:delText>1</w:delText>
                </w:r>
              </w:del>
            </w:p>
            <w:p w14:paraId="2C0B34C8" w14:textId="4F711409" w:rsidR="000D4163" w:rsidDel="00423E34" w:rsidRDefault="000D4163">
              <w:pPr>
                <w:pStyle w:val="Verzeichnis2"/>
                <w:tabs>
                  <w:tab w:val="left" w:pos="880"/>
                  <w:tab w:val="right" w:leader="dot" w:pos="9062"/>
                </w:tabs>
                <w:rPr>
                  <w:del w:id="64" w:author="Tim" w:date="2018-04-08T13:18:00Z"/>
                  <w:rFonts w:eastAsiaTheme="minorEastAsia"/>
                  <w:noProof/>
                  <w:lang w:eastAsia="de-DE"/>
                </w:rPr>
              </w:pPr>
              <w:del w:id="65" w:author="Tim" w:date="2018-04-08T13:18:00Z">
                <w:r w:rsidRPr="00423E34" w:rsidDel="00423E34">
                  <w:rPr>
                    <w:noProof/>
                    <w:rPrChange w:id="66" w:author="Tim" w:date="2018-04-08T13:18:00Z">
                      <w:rPr>
                        <w:rStyle w:val="Hyperlink"/>
                        <w:noProof/>
                      </w:rPr>
                    </w:rPrChange>
                  </w:rPr>
                  <w:delText>1.1</w:delText>
                </w:r>
                <w:r w:rsidDel="00423E34">
                  <w:rPr>
                    <w:rFonts w:eastAsiaTheme="minorEastAsia"/>
                    <w:noProof/>
                    <w:lang w:eastAsia="de-DE"/>
                  </w:rPr>
                  <w:tab/>
                </w:r>
                <w:r w:rsidRPr="00423E34" w:rsidDel="00423E34">
                  <w:rPr>
                    <w:noProof/>
                    <w:rPrChange w:id="67" w:author="Tim" w:date="2018-04-08T13:18:00Z">
                      <w:rPr>
                        <w:rStyle w:val="Hyperlink"/>
                        <w:noProof/>
                      </w:rPr>
                    </w:rPrChange>
                  </w:rPr>
                  <w:delText>Arbeits- und Zeitplan</w:delText>
                </w:r>
                <w:r w:rsidDel="00423E34">
                  <w:rPr>
                    <w:noProof/>
                    <w:webHidden/>
                  </w:rPr>
                  <w:tab/>
                  <w:delText>1</w:delText>
                </w:r>
              </w:del>
            </w:p>
            <w:p w14:paraId="44F4947A" w14:textId="295F13D7" w:rsidR="000D4163" w:rsidDel="00423E34" w:rsidRDefault="000D4163">
              <w:pPr>
                <w:pStyle w:val="Verzeichnis2"/>
                <w:tabs>
                  <w:tab w:val="left" w:pos="880"/>
                  <w:tab w:val="right" w:leader="dot" w:pos="9062"/>
                </w:tabs>
                <w:rPr>
                  <w:del w:id="68" w:author="Tim" w:date="2018-04-08T13:18:00Z"/>
                  <w:rFonts w:eastAsiaTheme="minorEastAsia"/>
                  <w:noProof/>
                  <w:lang w:eastAsia="de-DE"/>
                </w:rPr>
              </w:pPr>
              <w:del w:id="69" w:author="Tim" w:date="2018-04-08T13:18:00Z">
                <w:r w:rsidRPr="00423E34" w:rsidDel="00423E34">
                  <w:rPr>
                    <w:noProof/>
                    <w:rPrChange w:id="70" w:author="Tim" w:date="2018-04-08T13:18:00Z">
                      <w:rPr>
                        <w:rStyle w:val="Hyperlink"/>
                        <w:noProof/>
                      </w:rPr>
                    </w:rPrChange>
                  </w:rPr>
                  <w:delText>1.2</w:delText>
                </w:r>
                <w:r w:rsidDel="00423E34">
                  <w:rPr>
                    <w:rFonts w:eastAsiaTheme="minorEastAsia"/>
                    <w:noProof/>
                    <w:lang w:eastAsia="de-DE"/>
                  </w:rPr>
                  <w:tab/>
                </w:r>
                <w:r w:rsidRPr="00423E34" w:rsidDel="00423E34">
                  <w:rPr>
                    <w:noProof/>
                    <w:rPrChange w:id="71" w:author="Tim" w:date="2018-04-08T13:18:00Z">
                      <w:rPr>
                        <w:rStyle w:val="Hyperlink"/>
                        <w:noProof/>
                      </w:rPr>
                    </w:rPrChange>
                  </w:rPr>
                  <w:delText>Ist-Beschreibung</w:delText>
                </w:r>
                <w:r w:rsidDel="00423E34">
                  <w:rPr>
                    <w:noProof/>
                    <w:webHidden/>
                  </w:rPr>
                  <w:tab/>
                  <w:delText>1</w:delText>
                </w:r>
              </w:del>
            </w:p>
            <w:p w14:paraId="75F0F285" w14:textId="21DF29D8" w:rsidR="000D4163" w:rsidDel="00423E34" w:rsidRDefault="000D4163">
              <w:pPr>
                <w:pStyle w:val="Verzeichnis2"/>
                <w:tabs>
                  <w:tab w:val="left" w:pos="880"/>
                  <w:tab w:val="right" w:leader="dot" w:pos="9062"/>
                </w:tabs>
                <w:rPr>
                  <w:del w:id="72" w:author="Tim" w:date="2018-04-08T13:18:00Z"/>
                  <w:rFonts w:eastAsiaTheme="minorEastAsia"/>
                  <w:noProof/>
                  <w:lang w:eastAsia="de-DE"/>
                </w:rPr>
              </w:pPr>
              <w:del w:id="73" w:author="Tim" w:date="2018-04-08T13:18:00Z">
                <w:r w:rsidRPr="00423E34" w:rsidDel="00423E34">
                  <w:rPr>
                    <w:noProof/>
                    <w:rPrChange w:id="74" w:author="Tim" w:date="2018-04-08T13:18:00Z">
                      <w:rPr>
                        <w:rStyle w:val="Hyperlink"/>
                        <w:noProof/>
                      </w:rPr>
                    </w:rPrChange>
                  </w:rPr>
                  <w:delText>1.3</w:delText>
                </w:r>
                <w:r w:rsidDel="00423E34">
                  <w:rPr>
                    <w:rFonts w:eastAsiaTheme="minorEastAsia"/>
                    <w:noProof/>
                    <w:lang w:eastAsia="de-DE"/>
                  </w:rPr>
                  <w:tab/>
                </w:r>
                <w:r w:rsidRPr="00423E34" w:rsidDel="00423E34">
                  <w:rPr>
                    <w:noProof/>
                    <w:rPrChange w:id="75" w:author="Tim" w:date="2018-04-08T13:18:00Z">
                      <w:rPr>
                        <w:rStyle w:val="Hyperlink"/>
                        <w:noProof/>
                      </w:rPr>
                    </w:rPrChange>
                  </w:rPr>
                  <w:delText>Pflichtenheft</w:delText>
                </w:r>
                <w:r w:rsidDel="00423E34">
                  <w:rPr>
                    <w:noProof/>
                    <w:webHidden/>
                  </w:rPr>
                  <w:tab/>
                  <w:delText>1</w:delText>
                </w:r>
              </w:del>
            </w:p>
            <w:p w14:paraId="3794CF3A" w14:textId="02AF16C7" w:rsidR="000D4163" w:rsidDel="00423E34" w:rsidRDefault="000D4163">
              <w:pPr>
                <w:pStyle w:val="Verzeichnis1"/>
                <w:tabs>
                  <w:tab w:val="left" w:pos="440"/>
                  <w:tab w:val="right" w:leader="dot" w:pos="9062"/>
                </w:tabs>
                <w:rPr>
                  <w:del w:id="76" w:author="Tim" w:date="2018-04-08T13:18:00Z"/>
                  <w:rFonts w:eastAsiaTheme="minorEastAsia"/>
                  <w:noProof/>
                  <w:lang w:eastAsia="de-DE"/>
                </w:rPr>
              </w:pPr>
              <w:del w:id="77" w:author="Tim" w:date="2018-04-08T13:18:00Z">
                <w:r w:rsidRPr="00423E34" w:rsidDel="00423E34">
                  <w:rPr>
                    <w:noProof/>
                    <w:rPrChange w:id="78" w:author="Tim" w:date="2018-04-08T13:18:00Z">
                      <w:rPr>
                        <w:rStyle w:val="Hyperlink"/>
                        <w:noProof/>
                      </w:rPr>
                    </w:rPrChange>
                  </w:rPr>
                  <w:delText>2</w:delText>
                </w:r>
                <w:r w:rsidDel="00423E34">
                  <w:rPr>
                    <w:rFonts w:eastAsiaTheme="minorEastAsia"/>
                    <w:noProof/>
                    <w:lang w:eastAsia="de-DE"/>
                  </w:rPr>
                  <w:tab/>
                </w:r>
                <w:r w:rsidRPr="00423E34" w:rsidDel="00423E34">
                  <w:rPr>
                    <w:noProof/>
                    <w:rPrChange w:id="79" w:author="Tim" w:date="2018-04-08T13:18:00Z">
                      <w:rPr>
                        <w:rStyle w:val="Hyperlink"/>
                        <w:noProof/>
                      </w:rPr>
                    </w:rPrChange>
                  </w:rPr>
                  <w:delText>Konzeptphase</w:delText>
                </w:r>
                <w:r w:rsidDel="00423E34">
                  <w:rPr>
                    <w:noProof/>
                    <w:webHidden/>
                  </w:rPr>
                  <w:tab/>
                  <w:delText>2</w:delText>
                </w:r>
              </w:del>
            </w:p>
            <w:p w14:paraId="62DEC819" w14:textId="3D68D39D" w:rsidR="000D4163" w:rsidDel="00423E34" w:rsidRDefault="000D4163">
              <w:pPr>
                <w:pStyle w:val="Verzeichnis2"/>
                <w:tabs>
                  <w:tab w:val="left" w:pos="880"/>
                  <w:tab w:val="right" w:leader="dot" w:pos="9062"/>
                </w:tabs>
                <w:rPr>
                  <w:del w:id="80" w:author="Tim" w:date="2018-04-08T13:18:00Z"/>
                  <w:rFonts w:eastAsiaTheme="minorEastAsia"/>
                  <w:noProof/>
                  <w:lang w:eastAsia="de-DE"/>
                </w:rPr>
              </w:pPr>
              <w:del w:id="81" w:author="Tim" w:date="2018-04-08T13:18:00Z">
                <w:r w:rsidRPr="00423E34" w:rsidDel="00423E34">
                  <w:rPr>
                    <w:noProof/>
                    <w:rPrChange w:id="82" w:author="Tim" w:date="2018-04-08T13:18:00Z">
                      <w:rPr>
                        <w:rStyle w:val="Hyperlink"/>
                        <w:noProof/>
                      </w:rPr>
                    </w:rPrChange>
                  </w:rPr>
                  <w:delText>2.1</w:delText>
                </w:r>
                <w:r w:rsidDel="00423E34">
                  <w:rPr>
                    <w:rFonts w:eastAsiaTheme="minorEastAsia"/>
                    <w:noProof/>
                    <w:lang w:eastAsia="de-DE"/>
                  </w:rPr>
                  <w:tab/>
                </w:r>
                <w:r w:rsidRPr="00423E34" w:rsidDel="00423E34">
                  <w:rPr>
                    <w:noProof/>
                    <w:rPrChange w:id="83" w:author="Tim" w:date="2018-04-08T13:18:00Z">
                      <w:rPr>
                        <w:rStyle w:val="Hyperlink"/>
                        <w:noProof/>
                      </w:rPr>
                    </w:rPrChange>
                  </w:rPr>
                  <w:delText>Überblick</w:delText>
                </w:r>
                <w:r w:rsidDel="00423E34">
                  <w:rPr>
                    <w:noProof/>
                    <w:webHidden/>
                  </w:rPr>
                  <w:tab/>
                  <w:delText>2</w:delText>
                </w:r>
              </w:del>
            </w:p>
            <w:p w14:paraId="17AF53BB" w14:textId="5A61A921" w:rsidR="000D4163" w:rsidDel="00423E34" w:rsidRDefault="000D4163">
              <w:pPr>
                <w:pStyle w:val="Verzeichnis2"/>
                <w:tabs>
                  <w:tab w:val="left" w:pos="880"/>
                  <w:tab w:val="right" w:leader="dot" w:pos="9062"/>
                </w:tabs>
                <w:rPr>
                  <w:del w:id="84" w:author="Tim" w:date="2018-04-08T13:18:00Z"/>
                  <w:rFonts w:eastAsiaTheme="minorEastAsia"/>
                  <w:noProof/>
                  <w:lang w:eastAsia="de-DE"/>
                </w:rPr>
              </w:pPr>
              <w:del w:id="85" w:author="Tim" w:date="2018-04-08T13:18:00Z">
                <w:r w:rsidRPr="00423E34" w:rsidDel="00423E34">
                  <w:rPr>
                    <w:noProof/>
                    <w:rPrChange w:id="86" w:author="Tim" w:date="2018-04-08T13:18:00Z">
                      <w:rPr>
                        <w:rStyle w:val="Hyperlink"/>
                        <w:noProof/>
                      </w:rPr>
                    </w:rPrChange>
                  </w:rPr>
                  <w:delText>2.2</w:delText>
                </w:r>
                <w:r w:rsidDel="00423E34">
                  <w:rPr>
                    <w:rFonts w:eastAsiaTheme="minorEastAsia"/>
                    <w:noProof/>
                    <w:lang w:eastAsia="de-DE"/>
                  </w:rPr>
                  <w:tab/>
                </w:r>
                <w:r w:rsidRPr="00423E34" w:rsidDel="00423E34">
                  <w:rPr>
                    <w:noProof/>
                    <w:rPrChange w:id="87" w:author="Tim" w:date="2018-04-08T13:18:00Z">
                      <w:rPr>
                        <w:rStyle w:val="Hyperlink"/>
                        <w:noProof/>
                      </w:rPr>
                    </w:rPrChange>
                  </w:rPr>
                  <w:delText>Grobentwurf der Dokumentation</w:delText>
                </w:r>
                <w:r w:rsidDel="00423E34">
                  <w:rPr>
                    <w:noProof/>
                    <w:webHidden/>
                  </w:rPr>
                  <w:tab/>
                  <w:delText>2</w:delText>
                </w:r>
              </w:del>
            </w:p>
            <w:p w14:paraId="3C2BEEF2" w14:textId="387C7B84" w:rsidR="000D4163" w:rsidDel="00423E34" w:rsidRDefault="000D4163">
              <w:pPr>
                <w:pStyle w:val="Verzeichnis3"/>
                <w:tabs>
                  <w:tab w:val="left" w:pos="1320"/>
                  <w:tab w:val="right" w:leader="dot" w:pos="9062"/>
                </w:tabs>
                <w:rPr>
                  <w:del w:id="88" w:author="Tim" w:date="2018-04-08T13:18:00Z"/>
                  <w:rFonts w:eastAsiaTheme="minorEastAsia"/>
                  <w:noProof/>
                  <w:lang w:eastAsia="de-DE"/>
                </w:rPr>
              </w:pPr>
              <w:del w:id="89" w:author="Tim" w:date="2018-04-08T13:18:00Z">
                <w:r w:rsidRPr="00423E34" w:rsidDel="00423E34">
                  <w:rPr>
                    <w:noProof/>
                    <w:rPrChange w:id="90" w:author="Tim" w:date="2018-04-08T13:18:00Z">
                      <w:rPr>
                        <w:rStyle w:val="Hyperlink"/>
                        <w:noProof/>
                      </w:rPr>
                    </w:rPrChange>
                  </w:rPr>
                  <w:delText>2.2.1</w:delText>
                </w:r>
                <w:r w:rsidDel="00423E34">
                  <w:rPr>
                    <w:rFonts w:eastAsiaTheme="minorEastAsia"/>
                    <w:noProof/>
                    <w:lang w:eastAsia="de-DE"/>
                  </w:rPr>
                  <w:tab/>
                </w:r>
                <w:r w:rsidRPr="00423E34" w:rsidDel="00423E34">
                  <w:rPr>
                    <w:noProof/>
                    <w:rPrChange w:id="91" w:author="Tim" w:date="2018-04-08T13:18:00Z">
                      <w:rPr>
                        <w:rStyle w:val="Hyperlink"/>
                        <w:noProof/>
                      </w:rPr>
                    </w:rPrChange>
                  </w:rPr>
                  <w:delText>Komplett</w:delText>
                </w:r>
                <w:r w:rsidDel="00423E34">
                  <w:rPr>
                    <w:noProof/>
                    <w:webHidden/>
                  </w:rPr>
                  <w:tab/>
                  <w:delText>2</w:delText>
                </w:r>
              </w:del>
            </w:p>
            <w:p w14:paraId="7C7A94B9" w14:textId="094D4B25" w:rsidR="000D4163" w:rsidDel="00423E34" w:rsidRDefault="000D4163">
              <w:pPr>
                <w:pStyle w:val="Verzeichnis3"/>
                <w:tabs>
                  <w:tab w:val="left" w:pos="1320"/>
                  <w:tab w:val="right" w:leader="dot" w:pos="9062"/>
                </w:tabs>
                <w:rPr>
                  <w:del w:id="92" w:author="Tim" w:date="2018-04-08T13:18:00Z"/>
                  <w:rFonts w:eastAsiaTheme="minorEastAsia"/>
                  <w:noProof/>
                  <w:lang w:eastAsia="de-DE"/>
                </w:rPr>
              </w:pPr>
              <w:del w:id="93" w:author="Tim" w:date="2018-04-08T13:18:00Z">
                <w:r w:rsidRPr="00423E34" w:rsidDel="00423E34">
                  <w:rPr>
                    <w:noProof/>
                    <w:rPrChange w:id="94" w:author="Tim" w:date="2018-04-08T13:18:00Z">
                      <w:rPr>
                        <w:rStyle w:val="Hyperlink"/>
                        <w:noProof/>
                      </w:rPr>
                    </w:rPrChange>
                  </w:rPr>
                  <w:delText>2.2.2</w:delText>
                </w:r>
                <w:r w:rsidDel="00423E34">
                  <w:rPr>
                    <w:rFonts w:eastAsiaTheme="minorEastAsia"/>
                    <w:noProof/>
                    <w:lang w:eastAsia="de-DE"/>
                  </w:rPr>
                  <w:tab/>
                </w:r>
                <w:r w:rsidRPr="00423E34" w:rsidDel="00423E34">
                  <w:rPr>
                    <w:noProof/>
                    <w:rPrChange w:id="95" w:author="Tim" w:date="2018-04-08T13:18:00Z">
                      <w:rPr>
                        <w:rStyle w:val="Hyperlink"/>
                        <w:noProof/>
                      </w:rPr>
                    </w:rPrChange>
                  </w:rPr>
                  <w:delText>Planungsorientiert</w:delText>
                </w:r>
                <w:r w:rsidDel="00423E34">
                  <w:rPr>
                    <w:noProof/>
                    <w:webHidden/>
                  </w:rPr>
                  <w:tab/>
                  <w:delText>2</w:delText>
                </w:r>
              </w:del>
            </w:p>
            <w:p w14:paraId="05A8831C" w14:textId="289A6C27" w:rsidR="000D4163" w:rsidDel="00423E34" w:rsidRDefault="000D4163">
              <w:pPr>
                <w:pStyle w:val="Verzeichnis3"/>
                <w:tabs>
                  <w:tab w:val="left" w:pos="1320"/>
                  <w:tab w:val="right" w:leader="dot" w:pos="9062"/>
                </w:tabs>
                <w:rPr>
                  <w:del w:id="96" w:author="Tim" w:date="2018-04-08T13:18:00Z"/>
                  <w:rFonts w:eastAsiaTheme="minorEastAsia"/>
                  <w:noProof/>
                  <w:lang w:eastAsia="de-DE"/>
                </w:rPr>
              </w:pPr>
              <w:del w:id="97" w:author="Tim" w:date="2018-04-08T13:18:00Z">
                <w:r w:rsidRPr="00423E34" w:rsidDel="00423E34">
                  <w:rPr>
                    <w:noProof/>
                    <w:rPrChange w:id="98" w:author="Tim" w:date="2018-04-08T13:18:00Z">
                      <w:rPr>
                        <w:rStyle w:val="Hyperlink"/>
                        <w:noProof/>
                      </w:rPr>
                    </w:rPrChange>
                  </w:rPr>
                  <w:delText>2.2.3</w:delText>
                </w:r>
                <w:r w:rsidDel="00423E34">
                  <w:rPr>
                    <w:rFonts w:eastAsiaTheme="minorEastAsia"/>
                    <w:noProof/>
                    <w:lang w:eastAsia="de-DE"/>
                  </w:rPr>
                  <w:tab/>
                </w:r>
                <w:r w:rsidRPr="00423E34" w:rsidDel="00423E34">
                  <w:rPr>
                    <w:noProof/>
                    <w:rPrChange w:id="99" w:author="Tim" w:date="2018-04-08T13:18:00Z">
                      <w:rPr>
                        <w:rStyle w:val="Hyperlink"/>
                        <w:noProof/>
                      </w:rPr>
                    </w:rPrChange>
                  </w:rPr>
                  <w:delText>Produktionsorientiert</w:delText>
                </w:r>
                <w:r w:rsidDel="00423E34">
                  <w:rPr>
                    <w:noProof/>
                    <w:webHidden/>
                  </w:rPr>
                  <w:tab/>
                  <w:delText>2</w:delText>
                </w:r>
              </w:del>
            </w:p>
            <w:p w14:paraId="2CBA6D10" w14:textId="24CBA1EA" w:rsidR="000D4163" w:rsidDel="00423E34" w:rsidRDefault="000D4163">
              <w:pPr>
                <w:pStyle w:val="Verzeichnis2"/>
                <w:tabs>
                  <w:tab w:val="left" w:pos="880"/>
                  <w:tab w:val="right" w:leader="dot" w:pos="9062"/>
                </w:tabs>
                <w:rPr>
                  <w:del w:id="100" w:author="Tim" w:date="2018-04-08T13:18:00Z"/>
                  <w:rFonts w:eastAsiaTheme="minorEastAsia"/>
                  <w:noProof/>
                  <w:lang w:eastAsia="de-DE"/>
                </w:rPr>
              </w:pPr>
              <w:del w:id="101" w:author="Tim" w:date="2018-04-08T13:18:00Z">
                <w:r w:rsidRPr="00423E34" w:rsidDel="00423E34">
                  <w:rPr>
                    <w:noProof/>
                    <w:rPrChange w:id="102" w:author="Tim" w:date="2018-04-08T13:18:00Z">
                      <w:rPr>
                        <w:rStyle w:val="Hyperlink"/>
                        <w:noProof/>
                      </w:rPr>
                    </w:rPrChange>
                  </w:rPr>
                  <w:delText>2.3</w:delText>
                </w:r>
                <w:r w:rsidDel="00423E34">
                  <w:rPr>
                    <w:rFonts w:eastAsiaTheme="minorEastAsia"/>
                    <w:noProof/>
                    <w:lang w:eastAsia="de-DE"/>
                  </w:rPr>
                  <w:tab/>
                </w:r>
                <w:r w:rsidRPr="00423E34" w:rsidDel="00423E34">
                  <w:rPr>
                    <w:noProof/>
                    <w:rPrChange w:id="103" w:author="Tim" w:date="2018-04-08T13:18:00Z">
                      <w:rPr>
                        <w:rStyle w:val="Hyperlink"/>
                        <w:noProof/>
                      </w:rPr>
                    </w:rPrChange>
                  </w:rPr>
                  <w:delText>Grobentwurf des Produktes</w:delText>
                </w:r>
                <w:r w:rsidDel="00423E34">
                  <w:rPr>
                    <w:noProof/>
                    <w:webHidden/>
                  </w:rPr>
                  <w:tab/>
                  <w:delText>2</w:delText>
                </w:r>
              </w:del>
            </w:p>
            <w:p w14:paraId="06F6D8E1" w14:textId="4DB9083B" w:rsidR="000D4163" w:rsidDel="00423E34" w:rsidRDefault="000D4163">
              <w:pPr>
                <w:pStyle w:val="Verzeichnis2"/>
                <w:tabs>
                  <w:tab w:val="left" w:pos="880"/>
                  <w:tab w:val="right" w:leader="dot" w:pos="9062"/>
                </w:tabs>
                <w:rPr>
                  <w:del w:id="104" w:author="Tim" w:date="2018-04-08T13:18:00Z"/>
                  <w:rFonts w:eastAsiaTheme="minorEastAsia"/>
                  <w:noProof/>
                  <w:lang w:eastAsia="de-DE"/>
                </w:rPr>
              </w:pPr>
              <w:del w:id="105" w:author="Tim" w:date="2018-04-08T13:18:00Z">
                <w:r w:rsidRPr="00423E34" w:rsidDel="00423E34">
                  <w:rPr>
                    <w:noProof/>
                    <w:rPrChange w:id="106" w:author="Tim" w:date="2018-04-08T13:18:00Z">
                      <w:rPr>
                        <w:rStyle w:val="Hyperlink"/>
                        <w:noProof/>
                      </w:rPr>
                    </w:rPrChange>
                  </w:rPr>
                  <w:delText>2.4</w:delText>
                </w:r>
                <w:r w:rsidDel="00423E34">
                  <w:rPr>
                    <w:rFonts w:eastAsiaTheme="minorEastAsia"/>
                    <w:noProof/>
                    <w:lang w:eastAsia="de-DE"/>
                  </w:rPr>
                  <w:tab/>
                </w:r>
                <w:r w:rsidRPr="00423E34" w:rsidDel="00423E34">
                  <w:rPr>
                    <w:noProof/>
                    <w:rPrChange w:id="107" w:author="Tim" w:date="2018-04-08T13:18:00Z">
                      <w:rPr>
                        <w:rStyle w:val="Hyperlink"/>
                        <w:noProof/>
                      </w:rPr>
                    </w:rPrChange>
                  </w:rPr>
                  <w:delText>Vergleich und Votum</w:delText>
                </w:r>
                <w:r w:rsidDel="00423E34">
                  <w:rPr>
                    <w:noProof/>
                    <w:webHidden/>
                  </w:rPr>
                  <w:tab/>
                  <w:delText>2</w:delText>
                </w:r>
              </w:del>
            </w:p>
            <w:p w14:paraId="46EAEFF4" w14:textId="2D66E3B9" w:rsidR="000D4163" w:rsidDel="00423E34" w:rsidRDefault="000D4163">
              <w:pPr>
                <w:pStyle w:val="Verzeichnis1"/>
                <w:tabs>
                  <w:tab w:val="left" w:pos="440"/>
                  <w:tab w:val="right" w:leader="dot" w:pos="9062"/>
                </w:tabs>
                <w:rPr>
                  <w:del w:id="108" w:author="Tim" w:date="2018-04-08T13:18:00Z"/>
                  <w:rFonts w:eastAsiaTheme="minorEastAsia"/>
                  <w:noProof/>
                  <w:lang w:eastAsia="de-DE"/>
                </w:rPr>
              </w:pPr>
              <w:del w:id="109" w:author="Tim" w:date="2018-04-08T13:18:00Z">
                <w:r w:rsidRPr="00423E34" w:rsidDel="00423E34">
                  <w:rPr>
                    <w:noProof/>
                    <w:rPrChange w:id="110" w:author="Tim" w:date="2018-04-08T13:18:00Z">
                      <w:rPr>
                        <w:rStyle w:val="Hyperlink"/>
                        <w:noProof/>
                      </w:rPr>
                    </w:rPrChange>
                  </w:rPr>
                  <w:delText>3</w:delText>
                </w:r>
                <w:r w:rsidDel="00423E34">
                  <w:rPr>
                    <w:rFonts w:eastAsiaTheme="minorEastAsia"/>
                    <w:noProof/>
                    <w:lang w:eastAsia="de-DE"/>
                  </w:rPr>
                  <w:tab/>
                </w:r>
                <w:r w:rsidRPr="00423E34" w:rsidDel="00423E34">
                  <w:rPr>
                    <w:noProof/>
                    <w:rPrChange w:id="111" w:author="Tim" w:date="2018-04-08T13:18:00Z">
                      <w:rPr>
                        <w:rStyle w:val="Hyperlink"/>
                        <w:noProof/>
                      </w:rPr>
                    </w:rPrChange>
                  </w:rPr>
                  <w:delText>Entwurf</w:delText>
                </w:r>
                <w:r w:rsidDel="00423E34">
                  <w:rPr>
                    <w:noProof/>
                    <w:webHidden/>
                  </w:rPr>
                  <w:tab/>
                  <w:delText>3</w:delText>
                </w:r>
              </w:del>
            </w:p>
            <w:p w14:paraId="3E0430AB" w14:textId="3196F08C" w:rsidR="000D4163" w:rsidDel="00423E34" w:rsidRDefault="000D4163">
              <w:pPr>
                <w:pStyle w:val="Verzeichnis2"/>
                <w:tabs>
                  <w:tab w:val="left" w:pos="880"/>
                  <w:tab w:val="right" w:leader="dot" w:pos="9062"/>
                </w:tabs>
                <w:rPr>
                  <w:del w:id="112" w:author="Tim" w:date="2018-04-08T13:18:00Z"/>
                  <w:rFonts w:eastAsiaTheme="minorEastAsia"/>
                  <w:noProof/>
                  <w:lang w:eastAsia="de-DE"/>
                </w:rPr>
              </w:pPr>
              <w:del w:id="113" w:author="Tim" w:date="2018-04-08T13:18:00Z">
                <w:r w:rsidRPr="00423E34" w:rsidDel="00423E34">
                  <w:rPr>
                    <w:noProof/>
                    <w:rPrChange w:id="114" w:author="Tim" w:date="2018-04-08T13:18:00Z">
                      <w:rPr>
                        <w:rStyle w:val="Hyperlink"/>
                        <w:noProof/>
                      </w:rPr>
                    </w:rPrChange>
                  </w:rPr>
                  <w:delText>3.1</w:delText>
                </w:r>
                <w:r w:rsidDel="00423E34">
                  <w:rPr>
                    <w:rFonts w:eastAsiaTheme="minorEastAsia"/>
                    <w:noProof/>
                    <w:lang w:eastAsia="de-DE"/>
                  </w:rPr>
                  <w:tab/>
                </w:r>
                <w:r w:rsidRPr="00423E34" w:rsidDel="00423E34">
                  <w:rPr>
                    <w:noProof/>
                    <w:rPrChange w:id="115" w:author="Tim" w:date="2018-04-08T13:18:00Z">
                      <w:rPr>
                        <w:rStyle w:val="Hyperlink"/>
                        <w:noProof/>
                      </w:rPr>
                    </w:rPrChange>
                  </w:rPr>
                  <w:delText>Benutzer Interface</w:delText>
                </w:r>
                <w:r w:rsidDel="00423E34">
                  <w:rPr>
                    <w:noProof/>
                    <w:webHidden/>
                  </w:rPr>
                  <w:tab/>
                  <w:delText>3</w:delText>
                </w:r>
              </w:del>
            </w:p>
            <w:p w14:paraId="41CBDF78" w14:textId="59AD0E8D" w:rsidR="000D4163" w:rsidDel="00423E34" w:rsidRDefault="000D4163">
              <w:pPr>
                <w:pStyle w:val="Verzeichnis2"/>
                <w:tabs>
                  <w:tab w:val="left" w:pos="880"/>
                  <w:tab w:val="right" w:leader="dot" w:pos="9062"/>
                </w:tabs>
                <w:rPr>
                  <w:del w:id="116" w:author="Tim" w:date="2018-04-08T13:18:00Z"/>
                  <w:rFonts w:eastAsiaTheme="minorEastAsia"/>
                  <w:noProof/>
                  <w:lang w:eastAsia="de-DE"/>
                </w:rPr>
              </w:pPr>
              <w:del w:id="117" w:author="Tim" w:date="2018-04-08T13:18:00Z">
                <w:r w:rsidRPr="00423E34" w:rsidDel="00423E34">
                  <w:rPr>
                    <w:noProof/>
                    <w:rPrChange w:id="118" w:author="Tim" w:date="2018-04-08T13:18:00Z">
                      <w:rPr>
                        <w:rStyle w:val="Hyperlink"/>
                        <w:noProof/>
                      </w:rPr>
                    </w:rPrChange>
                  </w:rPr>
                  <w:delText>3.2</w:delText>
                </w:r>
                <w:r w:rsidDel="00423E34">
                  <w:rPr>
                    <w:rFonts w:eastAsiaTheme="minorEastAsia"/>
                    <w:noProof/>
                    <w:lang w:eastAsia="de-DE"/>
                  </w:rPr>
                  <w:tab/>
                </w:r>
                <w:r w:rsidRPr="00423E34" w:rsidDel="00423E34">
                  <w:rPr>
                    <w:noProof/>
                    <w:rPrChange w:id="119" w:author="Tim" w:date="2018-04-08T13:18:00Z">
                      <w:rPr>
                        <w:rStyle w:val="Hyperlink"/>
                        <w:noProof/>
                      </w:rPr>
                    </w:rPrChange>
                  </w:rPr>
                  <w:delText>Datenbeschreibung</w:delText>
                </w:r>
                <w:r w:rsidDel="00423E34">
                  <w:rPr>
                    <w:noProof/>
                    <w:webHidden/>
                  </w:rPr>
                  <w:tab/>
                  <w:delText>3</w:delText>
                </w:r>
              </w:del>
            </w:p>
            <w:p w14:paraId="4548E625" w14:textId="2F6B684D" w:rsidR="000D4163" w:rsidDel="00423E34" w:rsidRDefault="000D4163">
              <w:pPr>
                <w:pStyle w:val="Verzeichnis2"/>
                <w:tabs>
                  <w:tab w:val="left" w:pos="880"/>
                  <w:tab w:val="right" w:leader="dot" w:pos="9062"/>
                </w:tabs>
                <w:rPr>
                  <w:del w:id="120" w:author="Tim" w:date="2018-04-08T13:18:00Z"/>
                  <w:rFonts w:eastAsiaTheme="minorEastAsia"/>
                  <w:noProof/>
                  <w:lang w:eastAsia="de-DE"/>
                </w:rPr>
              </w:pPr>
              <w:del w:id="121" w:author="Tim" w:date="2018-04-08T13:18:00Z">
                <w:r w:rsidRPr="00423E34" w:rsidDel="00423E34">
                  <w:rPr>
                    <w:noProof/>
                    <w:rPrChange w:id="122" w:author="Tim" w:date="2018-04-08T13:18:00Z">
                      <w:rPr>
                        <w:rStyle w:val="Hyperlink"/>
                        <w:noProof/>
                      </w:rPr>
                    </w:rPrChange>
                  </w:rPr>
                  <w:delText>3.3</w:delText>
                </w:r>
                <w:r w:rsidDel="00423E34">
                  <w:rPr>
                    <w:rFonts w:eastAsiaTheme="minorEastAsia"/>
                    <w:noProof/>
                    <w:lang w:eastAsia="de-DE"/>
                  </w:rPr>
                  <w:tab/>
                </w:r>
                <w:r w:rsidRPr="00423E34" w:rsidDel="00423E34">
                  <w:rPr>
                    <w:noProof/>
                    <w:rPrChange w:id="123" w:author="Tim" w:date="2018-04-08T13:18:00Z">
                      <w:rPr>
                        <w:rStyle w:val="Hyperlink"/>
                        <w:noProof/>
                      </w:rPr>
                    </w:rPrChange>
                  </w:rPr>
                  <w:delText>Systemaufbau</w:delText>
                </w:r>
                <w:r w:rsidDel="00423E34">
                  <w:rPr>
                    <w:noProof/>
                    <w:webHidden/>
                  </w:rPr>
                  <w:tab/>
                  <w:delText>3</w:delText>
                </w:r>
              </w:del>
            </w:p>
            <w:p w14:paraId="18B1F455" w14:textId="7E729E60" w:rsidR="000D4163" w:rsidDel="00423E34" w:rsidRDefault="000D4163">
              <w:pPr>
                <w:pStyle w:val="Verzeichnis3"/>
                <w:tabs>
                  <w:tab w:val="left" w:pos="1320"/>
                  <w:tab w:val="right" w:leader="dot" w:pos="9062"/>
                </w:tabs>
                <w:rPr>
                  <w:del w:id="124" w:author="Tim" w:date="2018-04-08T13:18:00Z"/>
                  <w:rFonts w:eastAsiaTheme="minorEastAsia"/>
                  <w:noProof/>
                  <w:lang w:eastAsia="de-DE"/>
                </w:rPr>
              </w:pPr>
              <w:del w:id="125" w:author="Tim" w:date="2018-04-08T13:18:00Z">
                <w:r w:rsidRPr="00423E34" w:rsidDel="00423E34">
                  <w:rPr>
                    <w:noProof/>
                    <w:rPrChange w:id="126" w:author="Tim" w:date="2018-04-08T13:18:00Z">
                      <w:rPr>
                        <w:rStyle w:val="Hyperlink"/>
                        <w:noProof/>
                      </w:rPr>
                    </w:rPrChange>
                  </w:rPr>
                  <w:delText>3.3.1</w:delText>
                </w:r>
                <w:r w:rsidDel="00423E34">
                  <w:rPr>
                    <w:rFonts w:eastAsiaTheme="minorEastAsia"/>
                    <w:noProof/>
                    <w:lang w:eastAsia="de-DE"/>
                  </w:rPr>
                  <w:tab/>
                </w:r>
                <w:r w:rsidRPr="00423E34" w:rsidDel="00423E34">
                  <w:rPr>
                    <w:noProof/>
                    <w:rPrChange w:id="127" w:author="Tim" w:date="2018-04-08T13:18:00Z">
                      <w:rPr>
                        <w:rStyle w:val="Hyperlink"/>
                        <w:noProof/>
                      </w:rPr>
                    </w:rPrChange>
                  </w:rPr>
                  <w:delText>Blockdiagramm</w:delText>
                </w:r>
                <w:r w:rsidDel="00423E34">
                  <w:rPr>
                    <w:noProof/>
                    <w:webHidden/>
                  </w:rPr>
                  <w:tab/>
                  <w:delText>3</w:delText>
                </w:r>
              </w:del>
            </w:p>
            <w:p w14:paraId="7DF72104" w14:textId="6CAC4150" w:rsidR="000D4163" w:rsidDel="00423E34" w:rsidRDefault="000D4163">
              <w:pPr>
                <w:pStyle w:val="Verzeichnis2"/>
                <w:tabs>
                  <w:tab w:val="left" w:pos="880"/>
                  <w:tab w:val="right" w:leader="dot" w:pos="9062"/>
                </w:tabs>
                <w:rPr>
                  <w:del w:id="128" w:author="Tim" w:date="2018-04-08T13:18:00Z"/>
                  <w:rFonts w:eastAsiaTheme="minorEastAsia"/>
                  <w:noProof/>
                  <w:lang w:eastAsia="de-DE"/>
                </w:rPr>
              </w:pPr>
              <w:del w:id="129" w:author="Tim" w:date="2018-04-08T13:18:00Z">
                <w:r w:rsidRPr="00423E34" w:rsidDel="00423E34">
                  <w:rPr>
                    <w:noProof/>
                    <w:rPrChange w:id="130" w:author="Tim" w:date="2018-04-08T13:18:00Z">
                      <w:rPr>
                        <w:rStyle w:val="Hyperlink"/>
                        <w:noProof/>
                      </w:rPr>
                    </w:rPrChange>
                  </w:rPr>
                  <w:delText>3.4</w:delText>
                </w:r>
                <w:r w:rsidDel="00423E34">
                  <w:rPr>
                    <w:rFonts w:eastAsiaTheme="minorEastAsia"/>
                    <w:noProof/>
                    <w:lang w:eastAsia="de-DE"/>
                  </w:rPr>
                  <w:tab/>
                </w:r>
                <w:r w:rsidRPr="00423E34" w:rsidDel="00423E34">
                  <w:rPr>
                    <w:noProof/>
                    <w:rPrChange w:id="131" w:author="Tim" w:date="2018-04-08T13:18:00Z">
                      <w:rPr>
                        <w:rStyle w:val="Hyperlink"/>
                        <w:noProof/>
                      </w:rPr>
                    </w:rPrChange>
                  </w:rPr>
                  <w:delText>Definition der Module</w:delText>
                </w:r>
                <w:r w:rsidDel="00423E34">
                  <w:rPr>
                    <w:noProof/>
                    <w:webHidden/>
                  </w:rPr>
                  <w:tab/>
                  <w:delText>3</w:delText>
                </w:r>
              </w:del>
            </w:p>
            <w:p w14:paraId="0CBA82E1" w14:textId="03E63150" w:rsidR="000D4163" w:rsidDel="00423E34" w:rsidRDefault="000D4163">
              <w:pPr>
                <w:pStyle w:val="Verzeichnis3"/>
                <w:tabs>
                  <w:tab w:val="left" w:pos="1320"/>
                  <w:tab w:val="right" w:leader="dot" w:pos="9062"/>
                </w:tabs>
                <w:rPr>
                  <w:del w:id="132" w:author="Tim" w:date="2018-04-08T13:18:00Z"/>
                  <w:rFonts w:eastAsiaTheme="minorEastAsia"/>
                  <w:noProof/>
                  <w:lang w:eastAsia="de-DE"/>
                </w:rPr>
              </w:pPr>
              <w:del w:id="133" w:author="Tim" w:date="2018-04-08T13:18:00Z">
                <w:r w:rsidRPr="00423E34" w:rsidDel="00423E34">
                  <w:rPr>
                    <w:noProof/>
                    <w:rPrChange w:id="134" w:author="Tim" w:date="2018-04-08T13:18:00Z">
                      <w:rPr>
                        <w:rStyle w:val="Hyperlink"/>
                        <w:noProof/>
                      </w:rPr>
                    </w:rPrChange>
                  </w:rPr>
                  <w:delText>3.4.1</w:delText>
                </w:r>
                <w:r w:rsidDel="00423E34">
                  <w:rPr>
                    <w:rFonts w:eastAsiaTheme="minorEastAsia"/>
                    <w:noProof/>
                    <w:lang w:eastAsia="de-DE"/>
                  </w:rPr>
                  <w:tab/>
                </w:r>
                <w:r w:rsidRPr="00423E34" w:rsidDel="00423E34">
                  <w:rPr>
                    <w:noProof/>
                    <w:rPrChange w:id="135" w:author="Tim" w:date="2018-04-08T13:18:00Z">
                      <w:rPr>
                        <w:rStyle w:val="Hyperlink"/>
                        <w:noProof/>
                      </w:rPr>
                    </w:rPrChange>
                  </w:rPr>
                  <w:delText>Eingabe der Widerstandsfarbringe</w:delText>
                </w:r>
                <w:r w:rsidDel="00423E34">
                  <w:rPr>
                    <w:noProof/>
                    <w:webHidden/>
                  </w:rPr>
                  <w:tab/>
                  <w:delText>3</w:delText>
                </w:r>
              </w:del>
            </w:p>
            <w:p w14:paraId="6A3B9EEB" w14:textId="6139C604" w:rsidR="000D4163" w:rsidDel="00423E34" w:rsidRDefault="000D4163">
              <w:pPr>
                <w:pStyle w:val="Verzeichnis3"/>
                <w:tabs>
                  <w:tab w:val="left" w:pos="1320"/>
                  <w:tab w:val="right" w:leader="dot" w:pos="9062"/>
                </w:tabs>
                <w:rPr>
                  <w:del w:id="136" w:author="Tim" w:date="2018-04-08T13:18:00Z"/>
                  <w:rFonts w:eastAsiaTheme="minorEastAsia"/>
                  <w:noProof/>
                  <w:lang w:eastAsia="de-DE"/>
                </w:rPr>
              </w:pPr>
              <w:del w:id="137" w:author="Tim" w:date="2018-04-08T13:18:00Z">
                <w:r w:rsidRPr="00423E34" w:rsidDel="00423E34">
                  <w:rPr>
                    <w:noProof/>
                    <w:rPrChange w:id="138" w:author="Tim" w:date="2018-04-08T13:18:00Z">
                      <w:rPr>
                        <w:rStyle w:val="Hyperlink"/>
                        <w:noProof/>
                      </w:rPr>
                    </w:rPrChange>
                  </w:rPr>
                  <w:delText>3.4.2</w:delText>
                </w:r>
                <w:r w:rsidDel="00423E34">
                  <w:rPr>
                    <w:rFonts w:eastAsiaTheme="minorEastAsia"/>
                    <w:noProof/>
                    <w:lang w:eastAsia="de-DE"/>
                  </w:rPr>
                  <w:tab/>
                </w:r>
                <w:r w:rsidRPr="00423E34" w:rsidDel="00423E34">
                  <w:rPr>
                    <w:noProof/>
                    <w:rPrChange w:id="139" w:author="Tim" w:date="2018-04-08T13:18:00Z">
                      <w:rPr>
                        <w:rStyle w:val="Hyperlink"/>
                        <w:noProof/>
                      </w:rPr>
                    </w:rPrChange>
                  </w:rPr>
                  <w:delText>Verarbeitung der Eingabe</w:delText>
                </w:r>
                <w:r w:rsidDel="00423E34">
                  <w:rPr>
                    <w:noProof/>
                    <w:webHidden/>
                  </w:rPr>
                  <w:tab/>
                  <w:delText>4</w:delText>
                </w:r>
              </w:del>
            </w:p>
            <w:p w14:paraId="0C4C8B85" w14:textId="7DC263DF" w:rsidR="000D4163" w:rsidDel="00423E34" w:rsidRDefault="000D4163">
              <w:pPr>
                <w:pStyle w:val="Verzeichnis3"/>
                <w:tabs>
                  <w:tab w:val="left" w:pos="1320"/>
                  <w:tab w:val="right" w:leader="dot" w:pos="9062"/>
                </w:tabs>
                <w:rPr>
                  <w:del w:id="140" w:author="Tim" w:date="2018-04-08T13:18:00Z"/>
                  <w:rFonts w:eastAsiaTheme="minorEastAsia"/>
                  <w:noProof/>
                  <w:lang w:eastAsia="de-DE"/>
                </w:rPr>
              </w:pPr>
              <w:del w:id="141" w:author="Tim" w:date="2018-04-08T13:18:00Z">
                <w:r w:rsidRPr="00423E34" w:rsidDel="00423E34">
                  <w:rPr>
                    <w:noProof/>
                    <w:rPrChange w:id="142" w:author="Tim" w:date="2018-04-08T13:18:00Z">
                      <w:rPr>
                        <w:rStyle w:val="Hyperlink"/>
                        <w:noProof/>
                      </w:rPr>
                    </w:rPrChange>
                  </w:rPr>
                  <w:delText>3.4.3</w:delText>
                </w:r>
                <w:r w:rsidDel="00423E34">
                  <w:rPr>
                    <w:rFonts w:eastAsiaTheme="minorEastAsia"/>
                    <w:noProof/>
                    <w:lang w:eastAsia="de-DE"/>
                  </w:rPr>
                  <w:tab/>
                </w:r>
                <w:r w:rsidRPr="00423E34" w:rsidDel="00423E34">
                  <w:rPr>
                    <w:noProof/>
                    <w:rPrChange w:id="143" w:author="Tim" w:date="2018-04-08T13:18:00Z">
                      <w:rPr>
                        <w:rStyle w:val="Hyperlink"/>
                        <w:noProof/>
                      </w:rPr>
                    </w:rPrChange>
                  </w:rPr>
                  <w:delText>Ausgabe des Widerstandswertes</w:delText>
                </w:r>
                <w:r w:rsidDel="00423E34">
                  <w:rPr>
                    <w:noProof/>
                    <w:webHidden/>
                  </w:rPr>
                  <w:tab/>
                  <w:delText>4</w:delText>
                </w:r>
              </w:del>
            </w:p>
            <w:p w14:paraId="6F91213D" w14:textId="49629397" w:rsidR="000D4163" w:rsidDel="00423E34" w:rsidRDefault="000D4163">
              <w:pPr>
                <w:pStyle w:val="Verzeichnis1"/>
                <w:tabs>
                  <w:tab w:val="left" w:pos="440"/>
                  <w:tab w:val="right" w:leader="dot" w:pos="9062"/>
                </w:tabs>
                <w:rPr>
                  <w:del w:id="144" w:author="Tim" w:date="2018-04-08T13:18:00Z"/>
                  <w:rFonts w:eastAsiaTheme="minorEastAsia"/>
                  <w:noProof/>
                  <w:lang w:eastAsia="de-DE"/>
                </w:rPr>
              </w:pPr>
              <w:del w:id="145" w:author="Tim" w:date="2018-04-08T13:18:00Z">
                <w:r w:rsidRPr="00423E34" w:rsidDel="00423E34">
                  <w:rPr>
                    <w:noProof/>
                    <w:rPrChange w:id="146" w:author="Tim" w:date="2018-04-08T13:18:00Z">
                      <w:rPr>
                        <w:rStyle w:val="Hyperlink"/>
                        <w:noProof/>
                      </w:rPr>
                    </w:rPrChange>
                  </w:rPr>
                  <w:delText>4</w:delText>
                </w:r>
                <w:r w:rsidDel="00423E34">
                  <w:rPr>
                    <w:rFonts w:eastAsiaTheme="minorEastAsia"/>
                    <w:noProof/>
                    <w:lang w:eastAsia="de-DE"/>
                  </w:rPr>
                  <w:tab/>
                </w:r>
                <w:r w:rsidRPr="00423E34" w:rsidDel="00423E34">
                  <w:rPr>
                    <w:noProof/>
                    <w:rPrChange w:id="147" w:author="Tim" w:date="2018-04-08T13:18:00Z">
                      <w:rPr>
                        <w:rStyle w:val="Hyperlink"/>
                        <w:noProof/>
                      </w:rPr>
                    </w:rPrChange>
                  </w:rPr>
                  <w:delText>Implementation + Test</w:delText>
                </w:r>
                <w:r w:rsidDel="00423E34">
                  <w:rPr>
                    <w:noProof/>
                    <w:webHidden/>
                  </w:rPr>
                  <w:tab/>
                  <w:delText>4</w:delText>
                </w:r>
              </w:del>
            </w:p>
            <w:p w14:paraId="2DB51CA5" w14:textId="6B6693E2" w:rsidR="000D4163" w:rsidDel="00423E34" w:rsidRDefault="000D4163">
              <w:pPr>
                <w:pStyle w:val="Verzeichnis3"/>
                <w:tabs>
                  <w:tab w:val="left" w:pos="1320"/>
                  <w:tab w:val="right" w:leader="dot" w:pos="9062"/>
                </w:tabs>
                <w:rPr>
                  <w:del w:id="148" w:author="Tim" w:date="2018-04-08T13:18:00Z"/>
                  <w:rFonts w:eastAsiaTheme="minorEastAsia"/>
                  <w:noProof/>
                  <w:lang w:eastAsia="de-DE"/>
                </w:rPr>
              </w:pPr>
              <w:del w:id="149" w:author="Tim" w:date="2018-04-08T13:18:00Z">
                <w:r w:rsidRPr="00423E34" w:rsidDel="00423E34">
                  <w:rPr>
                    <w:noProof/>
                    <w:rPrChange w:id="150" w:author="Tim" w:date="2018-04-08T13:18:00Z">
                      <w:rPr>
                        <w:rStyle w:val="Hyperlink"/>
                        <w:noProof/>
                      </w:rPr>
                    </w:rPrChange>
                  </w:rPr>
                  <w:delText>4.1.1</w:delText>
                </w:r>
                <w:r w:rsidDel="00423E34">
                  <w:rPr>
                    <w:rFonts w:eastAsiaTheme="minorEastAsia"/>
                    <w:noProof/>
                    <w:lang w:eastAsia="de-DE"/>
                  </w:rPr>
                  <w:tab/>
                </w:r>
                <w:r w:rsidRPr="00423E34" w:rsidDel="00423E34">
                  <w:rPr>
                    <w:noProof/>
                    <w:rPrChange w:id="151" w:author="Tim" w:date="2018-04-08T13:18:00Z">
                      <w:rPr>
                        <w:rStyle w:val="Hyperlink"/>
                        <w:noProof/>
                      </w:rPr>
                    </w:rPrChange>
                  </w:rPr>
                  <w:delText>Testprogramme:</w:delText>
                </w:r>
                <w:r w:rsidDel="00423E34">
                  <w:rPr>
                    <w:noProof/>
                    <w:webHidden/>
                  </w:rPr>
                  <w:tab/>
                  <w:delText>4</w:delText>
                </w:r>
              </w:del>
            </w:p>
            <w:p w14:paraId="1818A69B" w14:textId="01D78DFB" w:rsidR="000D4163" w:rsidDel="00423E34" w:rsidRDefault="000D4163">
              <w:pPr>
                <w:pStyle w:val="Verzeichnis1"/>
                <w:tabs>
                  <w:tab w:val="left" w:pos="440"/>
                  <w:tab w:val="right" w:leader="dot" w:pos="9062"/>
                </w:tabs>
                <w:rPr>
                  <w:del w:id="152" w:author="Tim" w:date="2018-04-08T13:18:00Z"/>
                  <w:rFonts w:eastAsiaTheme="minorEastAsia"/>
                  <w:noProof/>
                  <w:lang w:eastAsia="de-DE"/>
                </w:rPr>
              </w:pPr>
              <w:del w:id="153" w:author="Tim" w:date="2018-04-08T13:18:00Z">
                <w:r w:rsidRPr="00423E34" w:rsidDel="00423E34">
                  <w:rPr>
                    <w:noProof/>
                    <w:rPrChange w:id="154" w:author="Tim" w:date="2018-04-08T13:18:00Z">
                      <w:rPr>
                        <w:rStyle w:val="Hyperlink"/>
                        <w:noProof/>
                      </w:rPr>
                    </w:rPrChange>
                  </w:rPr>
                  <w:delText>5</w:delText>
                </w:r>
                <w:r w:rsidDel="00423E34">
                  <w:rPr>
                    <w:rFonts w:eastAsiaTheme="minorEastAsia"/>
                    <w:noProof/>
                    <w:lang w:eastAsia="de-DE"/>
                  </w:rPr>
                  <w:tab/>
                </w:r>
                <w:r w:rsidRPr="00423E34" w:rsidDel="00423E34">
                  <w:rPr>
                    <w:noProof/>
                    <w:rPrChange w:id="155" w:author="Tim" w:date="2018-04-08T13:18:00Z">
                      <w:rPr>
                        <w:rStyle w:val="Hyperlink"/>
                        <w:noProof/>
                      </w:rPr>
                    </w:rPrChange>
                  </w:rPr>
                  <w:delText>Einführung</w:delText>
                </w:r>
                <w:r w:rsidDel="00423E34">
                  <w:rPr>
                    <w:noProof/>
                    <w:webHidden/>
                  </w:rPr>
                  <w:tab/>
                  <w:delText>5</w:delText>
                </w:r>
              </w:del>
            </w:p>
            <w:p w14:paraId="04BC58C9" w14:textId="03039BDE" w:rsidR="000D4163" w:rsidDel="00423E34" w:rsidRDefault="000D4163">
              <w:pPr>
                <w:pStyle w:val="Verzeichnis1"/>
                <w:tabs>
                  <w:tab w:val="left" w:pos="440"/>
                  <w:tab w:val="right" w:leader="dot" w:pos="9062"/>
                </w:tabs>
                <w:rPr>
                  <w:del w:id="156" w:author="Tim" w:date="2018-04-08T13:18:00Z"/>
                  <w:rFonts w:eastAsiaTheme="minorEastAsia"/>
                  <w:noProof/>
                  <w:lang w:eastAsia="de-DE"/>
                </w:rPr>
              </w:pPr>
              <w:del w:id="157" w:author="Tim" w:date="2018-04-08T13:18:00Z">
                <w:r w:rsidRPr="00423E34" w:rsidDel="00423E34">
                  <w:rPr>
                    <w:noProof/>
                    <w:rPrChange w:id="158" w:author="Tim" w:date="2018-04-08T13:18:00Z">
                      <w:rPr>
                        <w:rStyle w:val="Hyperlink"/>
                        <w:noProof/>
                      </w:rPr>
                    </w:rPrChange>
                  </w:rPr>
                  <w:delText>6</w:delText>
                </w:r>
                <w:r w:rsidDel="00423E34">
                  <w:rPr>
                    <w:rFonts w:eastAsiaTheme="minorEastAsia"/>
                    <w:noProof/>
                    <w:lang w:eastAsia="de-DE"/>
                  </w:rPr>
                  <w:tab/>
                </w:r>
                <w:r w:rsidRPr="00423E34" w:rsidDel="00423E34">
                  <w:rPr>
                    <w:noProof/>
                    <w:rPrChange w:id="159" w:author="Tim" w:date="2018-04-08T13:18:00Z">
                      <w:rPr>
                        <w:rStyle w:val="Hyperlink"/>
                        <w:noProof/>
                      </w:rPr>
                    </w:rPrChange>
                  </w:rPr>
                  <w:delText>Persönliche Erklärung</w:delText>
                </w:r>
                <w:r w:rsidDel="00423E34">
                  <w:rPr>
                    <w:noProof/>
                    <w:webHidden/>
                  </w:rPr>
                  <w:tab/>
                  <w:delText>6</w:delText>
                </w:r>
              </w:del>
            </w:p>
            <w:p w14:paraId="48A6CDA4" w14:textId="0A1CD5C7" w:rsidR="000D4163" w:rsidDel="00423E34" w:rsidRDefault="000D4163">
              <w:pPr>
                <w:pStyle w:val="Verzeichnis1"/>
                <w:tabs>
                  <w:tab w:val="left" w:pos="440"/>
                  <w:tab w:val="right" w:leader="dot" w:pos="9062"/>
                </w:tabs>
                <w:rPr>
                  <w:del w:id="160" w:author="Tim" w:date="2018-04-08T13:18:00Z"/>
                  <w:rFonts w:eastAsiaTheme="minorEastAsia"/>
                  <w:noProof/>
                  <w:lang w:eastAsia="de-DE"/>
                </w:rPr>
              </w:pPr>
              <w:del w:id="161" w:author="Tim" w:date="2018-04-08T13:18:00Z">
                <w:r w:rsidRPr="00423E34" w:rsidDel="00423E34">
                  <w:rPr>
                    <w:noProof/>
                    <w:rPrChange w:id="162" w:author="Tim" w:date="2018-04-08T13:18:00Z">
                      <w:rPr>
                        <w:rStyle w:val="Hyperlink"/>
                        <w:noProof/>
                      </w:rPr>
                    </w:rPrChange>
                  </w:rPr>
                  <w:delText>7</w:delText>
                </w:r>
                <w:r w:rsidDel="00423E34">
                  <w:rPr>
                    <w:rFonts w:eastAsiaTheme="minorEastAsia"/>
                    <w:noProof/>
                    <w:lang w:eastAsia="de-DE"/>
                  </w:rPr>
                  <w:tab/>
                </w:r>
                <w:r w:rsidRPr="00423E34" w:rsidDel="00423E34">
                  <w:rPr>
                    <w:noProof/>
                    <w:rPrChange w:id="163" w:author="Tim" w:date="2018-04-08T13:18:00Z">
                      <w:rPr>
                        <w:rStyle w:val="Hyperlink"/>
                        <w:noProof/>
                      </w:rPr>
                    </w:rPrChange>
                  </w:rPr>
                  <w:delText>Abbildungsverzeichnis</w:delText>
                </w:r>
                <w:r w:rsidDel="00423E34">
                  <w:rPr>
                    <w:noProof/>
                    <w:webHidden/>
                  </w:rPr>
                  <w:tab/>
                  <w:delText>7</w:delText>
                </w:r>
              </w:del>
            </w:p>
            <w:p w14:paraId="422BF661" w14:textId="59BD4CF8" w:rsidR="000D4163" w:rsidDel="00423E34" w:rsidRDefault="000D4163">
              <w:pPr>
                <w:pStyle w:val="Verzeichnis1"/>
                <w:tabs>
                  <w:tab w:val="left" w:pos="440"/>
                  <w:tab w:val="right" w:leader="dot" w:pos="9062"/>
                </w:tabs>
                <w:rPr>
                  <w:del w:id="164" w:author="Tim" w:date="2018-04-08T13:18:00Z"/>
                  <w:rFonts w:eastAsiaTheme="minorEastAsia"/>
                  <w:noProof/>
                  <w:lang w:eastAsia="de-DE"/>
                </w:rPr>
              </w:pPr>
              <w:del w:id="165" w:author="Tim" w:date="2018-04-08T13:18:00Z">
                <w:r w:rsidRPr="00423E34" w:rsidDel="00423E34">
                  <w:rPr>
                    <w:noProof/>
                    <w:rPrChange w:id="166" w:author="Tim" w:date="2018-04-08T13:18:00Z">
                      <w:rPr>
                        <w:rStyle w:val="Hyperlink"/>
                        <w:noProof/>
                      </w:rPr>
                    </w:rPrChange>
                  </w:rPr>
                  <w:delText>8</w:delText>
                </w:r>
                <w:r w:rsidDel="00423E34">
                  <w:rPr>
                    <w:rFonts w:eastAsiaTheme="minorEastAsia"/>
                    <w:noProof/>
                    <w:lang w:eastAsia="de-DE"/>
                  </w:rPr>
                  <w:tab/>
                </w:r>
                <w:r w:rsidRPr="00423E34" w:rsidDel="00423E34">
                  <w:rPr>
                    <w:noProof/>
                    <w:rPrChange w:id="167" w:author="Tim" w:date="2018-04-08T13:18:00Z">
                      <w:rPr>
                        <w:rStyle w:val="Hyperlink"/>
                        <w:noProof/>
                      </w:rPr>
                    </w:rPrChange>
                  </w:rPr>
                  <w:delText>Quellenverzeichnis</w:delText>
                </w:r>
                <w:r w:rsidDel="00423E34">
                  <w:rPr>
                    <w:noProof/>
                    <w:webHidden/>
                  </w:rPr>
                  <w:tab/>
                  <w:delText>7</w:delText>
                </w:r>
              </w:del>
            </w:p>
            <w:p w14:paraId="23982D45" w14:textId="28C79698" w:rsidR="000F0BFD" w:rsidRPr="00F9047E" w:rsidRDefault="000F0BFD">
              <w:r w:rsidRPr="00F9047E">
                <w:rPr>
                  <w:b/>
                  <w:bCs/>
                </w:rPr>
                <w:fldChar w:fldCharType="end"/>
              </w:r>
            </w:p>
          </w:sdtContent>
        </w:sdt>
        <w:p w14:paraId="200D68DD" w14:textId="77777777" w:rsidR="000F0BFD" w:rsidRPr="00F9047E" w:rsidRDefault="004E2650">
          <w:pPr>
            <w:rPr>
              <w:rFonts w:cstheme="minorHAnsi"/>
              <w:sz w:val="24"/>
              <w:szCs w:val="24"/>
            </w:rPr>
          </w:pPr>
        </w:p>
      </w:sdtContent>
    </w:sdt>
    <w:p w14:paraId="3D7CB3FC" w14:textId="77777777" w:rsidR="00A96255" w:rsidRPr="00F9047E" w:rsidRDefault="00A96255">
      <w:pPr>
        <w:rPr>
          <w:rFonts w:cstheme="minorHAnsi"/>
          <w:sz w:val="24"/>
          <w:szCs w:val="24"/>
        </w:rPr>
        <w:sectPr w:rsidR="00A96255" w:rsidRPr="00F9047E" w:rsidSect="000F0BFD">
          <w:footerReference w:type="first" r:id="rId9"/>
          <w:pgSz w:w="11906" w:h="16838"/>
          <w:pgMar w:top="1417" w:right="1417" w:bottom="1134" w:left="1417" w:header="708" w:footer="708" w:gutter="0"/>
          <w:pgNumType w:start="0"/>
          <w:cols w:space="708"/>
          <w:titlePg/>
          <w:docGrid w:linePitch="360"/>
        </w:sectPr>
      </w:pPr>
    </w:p>
    <w:p w14:paraId="7411B23F" w14:textId="77777777" w:rsidR="000F0BFD" w:rsidRPr="00F9047E" w:rsidRDefault="000F0BFD">
      <w:pPr>
        <w:rPr>
          <w:rFonts w:cstheme="minorHAnsi"/>
          <w:sz w:val="24"/>
          <w:szCs w:val="24"/>
        </w:rPr>
      </w:pPr>
    </w:p>
    <w:p w14:paraId="337A6B1E" w14:textId="5A7CD027" w:rsidR="005412D0" w:rsidRDefault="001A2781" w:rsidP="00164E1F">
      <w:pPr>
        <w:pStyle w:val="berschrift1"/>
        <w:rPr>
          <w:ins w:id="168" w:author="Tim" w:date="2018-04-08T16:25:00Z"/>
        </w:rPr>
      </w:pPr>
      <w:bookmarkStart w:id="169" w:name="_Toc511054040"/>
      <w:ins w:id="170" w:author="Tim" w:date="2018-04-08T16:19:00Z">
        <w:r>
          <w:t>Lieferumfang</w:t>
        </w:r>
      </w:ins>
      <w:bookmarkEnd w:id="169"/>
    </w:p>
    <w:p w14:paraId="1D3F7298" w14:textId="77777777" w:rsidR="002A16FE" w:rsidRPr="008E449C" w:rsidRDefault="002A16FE" w:rsidP="002A16FE">
      <w:pPr>
        <w:rPr>
          <w:ins w:id="171" w:author="Tim" w:date="2018-04-08T16:26:00Z"/>
        </w:rPr>
      </w:pPr>
      <w:ins w:id="172" w:author="Tim" w:date="2018-04-08T16:26:00Z">
        <w:r>
          <w:t>1x Bedienungsanleitung</w:t>
        </w:r>
      </w:ins>
    </w:p>
    <w:p w14:paraId="5CE0B7AF" w14:textId="3AAAED21" w:rsidR="002A16FE" w:rsidRDefault="002A16FE">
      <w:pPr>
        <w:rPr>
          <w:ins w:id="173" w:author="Tim" w:date="2018-04-08T16:26:00Z"/>
        </w:rPr>
        <w:pPrChange w:id="174" w:author="Tim" w:date="2018-04-08T16:25:00Z">
          <w:pPr>
            <w:pStyle w:val="berschrift1"/>
          </w:pPr>
        </w:pPrChange>
      </w:pPr>
      <w:ins w:id="175" w:author="Tim" w:date="2018-04-08T16:25:00Z">
        <w:r>
          <w:t xml:space="preserve">1x </w:t>
        </w:r>
      </w:ins>
      <w:ins w:id="176" w:author="Tim" w:date="2018-04-08T16:26:00Z">
        <w:r w:rsidR="004E2650">
          <w:t>Der Wi</w:t>
        </w:r>
        <w:r>
          <w:t>derstandsrechner</w:t>
        </w:r>
      </w:ins>
      <w:ins w:id="177" w:author="Tim" w:date="2018-04-08T16:27:00Z">
        <w:r>
          <w:t xml:space="preserve"> als C-Programm</w:t>
        </w:r>
      </w:ins>
    </w:p>
    <w:p w14:paraId="2E2FDBC7" w14:textId="680F714C" w:rsidR="001D7301" w:rsidRDefault="001D7301" w:rsidP="00164E1F">
      <w:pPr>
        <w:pStyle w:val="berschrift1"/>
        <w:rPr>
          <w:ins w:id="178" w:author="Tim" w:date="2018-04-08T15:31:00Z"/>
        </w:rPr>
      </w:pPr>
      <w:bookmarkStart w:id="179" w:name="_Toc511054041"/>
      <w:ins w:id="180" w:author="Tim" w:date="2018-04-08T15:31:00Z">
        <w:r>
          <w:t>Bedienung</w:t>
        </w:r>
        <w:bookmarkEnd w:id="179"/>
      </w:ins>
    </w:p>
    <w:p w14:paraId="157CE046" w14:textId="1A076707" w:rsidR="005332BA" w:rsidRDefault="005332BA">
      <w:pPr>
        <w:rPr>
          <w:ins w:id="181" w:author="Tim" w:date="2018-04-08T16:22:00Z"/>
        </w:rPr>
        <w:pPrChange w:id="182" w:author="Tim" w:date="2018-04-08T15:50:00Z">
          <w:pPr>
            <w:pStyle w:val="berschrift1"/>
          </w:pPr>
        </w:pPrChange>
      </w:pPr>
      <w:ins w:id="183" w:author="Tim" w:date="2018-04-08T16:03:00Z">
        <w:r>
          <w:t>Sie können</w:t>
        </w:r>
      </w:ins>
      <w:ins w:id="184" w:author="Tim" w:date="2018-04-08T15:32:00Z">
        <w:r w:rsidR="001D7301">
          <w:t xml:space="preserve"> nach Aufforderung, die</w:t>
        </w:r>
      </w:ins>
      <w:ins w:id="185" w:author="Tim" w:date="2018-04-08T16:04:00Z">
        <w:r>
          <w:t xml:space="preserve"> einzelnen</w:t>
        </w:r>
      </w:ins>
      <w:ins w:id="186" w:author="Tim" w:date="2018-04-08T15:32:00Z">
        <w:r w:rsidR="001D7301">
          <w:t xml:space="preserve"> Farben de</w:t>
        </w:r>
      </w:ins>
      <w:ins w:id="187" w:author="Tim" w:date="2018-04-08T16:03:00Z">
        <w:r>
          <w:t>r</w:t>
        </w:r>
      </w:ins>
      <w:ins w:id="188" w:author="Tim" w:date="2018-04-08T15:32:00Z">
        <w:r w:rsidR="001D7301">
          <w:t xml:space="preserve"> Widerstand</w:t>
        </w:r>
      </w:ins>
      <w:ins w:id="189" w:author="Tim" w:date="2018-04-08T16:03:00Z">
        <w:r>
          <w:t>sringe</w:t>
        </w:r>
      </w:ins>
      <w:ins w:id="190" w:author="Tim" w:date="2018-04-08T15:32:00Z">
        <w:r>
          <w:t xml:space="preserve"> eingeben. Die Eingabe </w:t>
        </w:r>
      </w:ins>
      <w:ins w:id="191" w:author="Tim" w:date="2018-04-08T16:04:00Z">
        <w:r>
          <w:t>wird jew</w:t>
        </w:r>
      </w:ins>
      <w:ins w:id="192" w:author="Tim" w:date="2018-04-08T15:32:00Z">
        <w:r w:rsidR="001D7301">
          <w:t xml:space="preserve">eils durch </w:t>
        </w:r>
      </w:ins>
      <w:ins w:id="193" w:author="Tim" w:date="2018-04-08T16:04:00Z">
        <w:r>
          <w:t xml:space="preserve">einen </w:t>
        </w:r>
      </w:ins>
      <w:ins w:id="194" w:author="Tim" w:date="2018-04-08T15:32:00Z">
        <w:r>
          <w:t>Bindestrich</w:t>
        </w:r>
      </w:ins>
      <w:ins w:id="195" w:author="Tim" w:date="2018-04-09T16:05:00Z">
        <w:r w:rsidR="00FF4E0E">
          <w:t xml:space="preserve"> (in der</w:t>
        </w:r>
      </w:ins>
      <w:ins w:id="196" w:author="Tim" w:date="2018-04-09T16:06:00Z">
        <w:r w:rsidR="00FF4E0E">
          <w:t xml:space="preserve"> </w:t>
        </w:r>
      </w:ins>
      <w:ins w:id="197" w:author="Tim" w:date="2018-04-09T16:05:00Z">
        <w:r w:rsidR="00FF4E0E">
          <w:t>Grundversion</w:t>
        </w:r>
      </w:ins>
      <w:ins w:id="198" w:author="Tim" w:date="2018-04-09T16:06:00Z">
        <w:r w:rsidR="00FF4E0E">
          <w:t>)</w:t>
        </w:r>
      </w:ins>
      <w:ins w:id="199" w:author="Tim" w:date="2018-04-08T15:32:00Z">
        <w:r>
          <w:t xml:space="preserve"> </w:t>
        </w:r>
      </w:ins>
      <w:ins w:id="200" w:author="Tim" w:date="2018-04-09T16:06:00Z">
        <w:r w:rsidR="00FF4E0E">
          <w:t xml:space="preserve">oder durch </w:t>
        </w:r>
      </w:ins>
      <w:ins w:id="201" w:author="Tim" w:date="2018-04-09T16:08:00Z">
        <w:r w:rsidR="001827FC">
          <w:t xml:space="preserve">Schrägstriche </w:t>
        </w:r>
      </w:ins>
      <w:ins w:id="202" w:author="Tim" w:date="2018-04-09T16:07:00Z">
        <w:r w:rsidR="00FF4E0E">
          <w:t xml:space="preserve">bzw. Kommas </w:t>
        </w:r>
      </w:ins>
      <w:ins w:id="203" w:author="Tim" w:date="2018-04-08T15:32:00Z">
        <w:r>
          <w:t>getrennt</w:t>
        </w:r>
        <w:r w:rsidR="001D7301">
          <w:t xml:space="preserve">. Es ist die Eingabe von Widerständen mit 4 </w:t>
        </w:r>
      </w:ins>
      <w:ins w:id="204" w:author="Tim" w:date="2018-04-09T16:08:00Z">
        <w:r w:rsidR="001827FC">
          <w:t xml:space="preserve">(in der Grundversion) </w:t>
        </w:r>
      </w:ins>
      <w:ins w:id="205" w:author="Tim" w:date="2018-04-08T15:32:00Z">
        <w:r w:rsidR="001D7301">
          <w:t>bis 6 Widersta</w:t>
        </w:r>
        <w:r>
          <w:t>ndsringen möglich.</w:t>
        </w:r>
      </w:ins>
      <w:ins w:id="206" w:author="Tim" w:date="2018-04-08T16:05:00Z">
        <w:r>
          <w:t xml:space="preserve"> Sie bekommen </w:t>
        </w:r>
      </w:ins>
      <w:ins w:id="207" w:author="Tim" w:date="2018-04-08T15:32:00Z">
        <w:r w:rsidR="001D7301">
          <w:t>anschließend den Widerstandswert in geeignet</w:t>
        </w:r>
      </w:ins>
      <w:ins w:id="208" w:author="Tim" w:date="2018-04-08T16:05:00Z">
        <w:r>
          <w:t>er</w:t>
        </w:r>
      </w:ins>
      <w:ins w:id="209" w:author="Tim" w:date="2018-04-08T15:32:00Z">
        <w:r>
          <w:t xml:space="preserve"> Weise zurück</w:t>
        </w:r>
      </w:ins>
      <w:ins w:id="210" w:author="Tim" w:date="2018-04-08T16:06:00Z">
        <w:r>
          <w:t>.</w:t>
        </w:r>
      </w:ins>
    </w:p>
    <w:p w14:paraId="6BD960B2" w14:textId="36FE8FE8" w:rsidR="006A70E8" w:rsidRDefault="006A70E8">
      <w:pPr>
        <w:rPr>
          <w:ins w:id="211" w:author="Tim" w:date="2018-04-08T16:10:00Z"/>
        </w:rPr>
        <w:pPrChange w:id="212" w:author="Tim" w:date="2018-04-08T15:50:00Z">
          <w:pPr>
            <w:pStyle w:val="berschrift1"/>
          </w:pPr>
        </w:pPrChange>
      </w:pPr>
      <w:ins w:id="213" w:author="Tim" w:date="2018-04-08T16:22:00Z">
        <w:r>
          <w:t xml:space="preserve">Um das Programm zu verlassen, einfach „-quit“ anstelle der </w:t>
        </w:r>
      </w:ins>
      <w:ins w:id="214" w:author="Tim" w:date="2018-04-08T16:23:00Z">
        <w:r>
          <w:t>Farbringe eingeben und bestätigen.</w:t>
        </w:r>
      </w:ins>
    </w:p>
    <w:p w14:paraId="030283F1" w14:textId="77777777" w:rsidR="005332BA" w:rsidRDefault="005332BA">
      <w:pPr>
        <w:rPr>
          <w:ins w:id="215" w:author="Tim" w:date="2018-04-08T16:10:00Z"/>
        </w:rPr>
        <w:pPrChange w:id="216" w:author="Tim" w:date="2018-04-08T15:50:00Z">
          <w:pPr>
            <w:pStyle w:val="berschrift1"/>
          </w:pPr>
        </w:pPrChange>
      </w:pPr>
      <w:ins w:id="217" w:author="Tim" w:date="2018-04-08T16:10:00Z">
        <w:r>
          <w:rPr>
            <w:noProof/>
          </w:rPr>
          <w:drawing>
            <wp:inline distT="0" distB="0" distL="0" distR="0" wp14:anchorId="22B4BC34" wp14:editId="60FE7E5A">
              <wp:extent cx="4457700" cy="885825"/>
              <wp:effectExtent l="0" t="0" r="0" b="952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iderstandsrechner.JPG"/>
                      <pic:cNvPicPr/>
                    </pic:nvPicPr>
                    <pic:blipFill>
                      <a:blip r:embed="rId10">
                        <a:extLst>
                          <a:ext uri="{28A0092B-C50C-407E-A947-70E740481C1C}">
                            <a14:useLocalDpi xmlns:a14="http://schemas.microsoft.com/office/drawing/2010/main" val="0"/>
                          </a:ext>
                        </a:extLst>
                      </a:blip>
                      <a:stretch>
                        <a:fillRect/>
                      </a:stretch>
                    </pic:blipFill>
                    <pic:spPr>
                      <a:xfrm>
                        <a:off x="0" y="0"/>
                        <a:ext cx="4457700" cy="885825"/>
                      </a:xfrm>
                      <a:prstGeom prst="rect">
                        <a:avLst/>
                      </a:prstGeom>
                    </pic:spPr>
                  </pic:pic>
                </a:graphicData>
              </a:graphic>
            </wp:inline>
          </w:drawing>
        </w:r>
      </w:ins>
    </w:p>
    <w:p w14:paraId="65F003B6" w14:textId="58A52DBA" w:rsidR="001C761B" w:rsidRPr="00FF4E0E" w:rsidRDefault="005332BA" w:rsidP="00FF4E0E">
      <w:pPr>
        <w:pStyle w:val="Beschriftung"/>
        <w:rPr>
          <w:rPrChange w:id="218" w:author="Tim" w:date="2018-04-09T16:00:00Z">
            <w:rPr/>
          </w:rPrChange>
        </w:rPr>
        <w:pPrChange w:id="219" w:author="Tim" w:date="2018-04-09T16:00:00Z">
          <w:pPr>
            <w:pStyle w:val="berschrift1"/>
          </w:pPr>
        </w:pPrChange>
      </w:pPr>
      <w:ins w:id="220" w:author="Tim" w:date="2018-04-08T16:11:00Z">
        <w:r w:rsidRPr="00FF4E0E">
          <w:rPr>
            <w:rPrChange w:id="221" w:author="Tim" w:date="2018-04-09T16:00:00Z">
              <w:rPr/>
            </w:rPrChange>
          </w:rPr>
          <w:t xml:space="preserve">Abbildung </w:t>
        </w:r>
        <w:r w:rsidRPr="00FF4E0E">
          <w:rPr>
            <w:rPrChange w:id="222" w:author="Tim" w:date="2018-04-09T16:00:00Z">
              <w:rPr/>
            </w:rPrChange>
          </w:rPr>
          <w:fldChar w:fldCharType="begin"/>
        </w:r>
        <w:r w:rsidRPr="00FF4E0E">
          <w:rPr>
            <w:rPrChange w:id="223" w:author="Tim" w:date="2018-04-09T16:00:00Z">
              <w:rPr/>
            </w:rPrChange>
          </w:rPr>
          <w:instrText xml:space="preserve"> SEQ Abbildung \* ARABIC </w:instrText>
        </w:r>
        <w:r w:rsidRPr="00FF4E0E">
          <w:rPr>
            <w:rPrChange w:id="224" w:author="Tim" w:date="2018-04-09T16:00:00Z">
              <w:rPr/>
            </w:rPrChange>
          </w:rPr>
          <w:fldChar w:fldCharType="separate"/>
        </w:r>
        <w:r w:rsidRPr="00FF4E0E">
          <w:rPr>
            <w:rPrChange w:id="225" w:author="Tim" w:date="2018-04-09T16:00:00Z">
              <w:rPr>
                <w:noProof/>
              </w:rPr>
            </w:rPrChange>
          </w:rPr>
          <w:t>1</w:t>
        </w:r>
        <w:r w:rsidRPr="00FF4E0E">
          <w:rPr>
            <w:rPrChange w:id="226" w:author="Tim" w:date="2018-04-09T16:00:00Z">
              <w:rPr>
                <w:noProof/>
              </w:rPr>
            </w:rPrChange>
          </w:rPr>
          <w:fldChar w:fldCharType="end"/>
        </w:r>
        <w:r w:rsidRPr="00FF4E0E">
          <w:rPr>
            <w:rPrChange w:id="227" w:author="Tim" w:date="2018-04-09T16:00:00Z">
              <w:rPr/>
            </w:rPrChange>
          </w:rPr>
          <w:t xml:space="preserve">: </w:t>
        </w:r>
        <w:bookmarkStart w:id="228" w:name="_Toc510967281"/>
        <w:r w:rsidR="00781995" w:rsidRPr="00FF4E0E">
          <w:rPr>
            <w:rPrChange w:id="229" w:author="Tim" w:date="2018-04-09T16:00:00Z">
              <w:rPr/>
            </w:rPrChange>
          </w:rPr>
          <w:t>Bedienoberfläche</w:t>
        </w:r>
      </w:ins>
      <w:bookmarkEnd w:id="228"/>
      <w:del w:id="230" w:author="Tim" w:date="2018-04-08T15:31:00Z">
        <w:r w:rsidR="0041301E" w:rsidRPr="00FF4E0E" w:rsidDel="001D7301">
          <w:rPr>
            <w:rPrChange w:id="231" w:author="Tim" w:date="2018-04-09T16:00:00Z">
              <w:rPr/>
            </w:rPrChange>
          </w:rPr>
          <w:delText>Vorschlagsphase</w:delText>
        </w:r>
      </w:del>
    </w:p>
    <w:p w14:paraId="1996001E" w14:textId="7B3A85B2" w:rsidR="00BC4566" w:rsidRDefault="00BC4566" w:rsidP="00164E1F">
      <w:pPr>
        <w:pStyle w:val="berschrift1"/>
        <w:rPr>
          <w:ins w:id="232" w:author="Tim" w:date="2018-04-09T16:24:00Z"/>
        </w:rPr>
      </w:pPr>
      <w:ins w:id="233" w:author="Tim" w:date="2018-04-09T16:25:00Z">
        <w:r>
          <w:t>Reihenfolge der Farbringe eines Widerstand</w:t>
        </w:r>
      </w:ins>
      <w:ins w:id="234" w:author="Tim" w:date="2018-04-09T16:28:00Z">
        <w:r>
          <w:t>e</w:t>
        </w:r>
      </w:ins>
      <w:ins w:id="235" w:author="Tim" w:date="2018-04-09T16:25:00Z">
        <w:r>
          <w:t>s</w:t>
        </w:r>
      </w:ins>
    </w:p>
    <w:p w14:paraId="2A1BCBF1" w14:textId="77777777" w:rsidR="00BC4566" w:rsidRDefault="00BC4566" w:rsidP="00BC4566">
      <w:pPr>
        <w:pStyle w:val="berschrift2"/>
        <w:rPr>
          <w:ins w:id="236" w:author="Tim" w:date="2018-04-09T16:24:00Z"/>
        </w:rPr>
      </w:pPr>
      <w:ins w:id="237" w:author="Tim" w:date="2018-04-09T16:24:00Z">
        <w:r>
          <w:t>Grundversion</w:t>
        </w:r>
      </w:ins>
    </w:p>
    <w:p w14:paraId="076BAE87" w14:textId="77777777" w:rsidR="00BC4566" w:rsidRDefault="00BC4566" w:rsidP="00BC4566">
      <w:pPr>
        <w:pStyle w:val="Listenabsatz"/>
        <w:numPr>
          <w:ilvl w:val="0"/>
          <w:numId w:val="15"/>
        </w:numPr>
        <w:spacing w:before="0" w:after="0"/>
        <w:rPr>
          <w:ins w:id="238" w:author="Tim" w:date="2018-04-09T16:24:00Z"/>
        </w:rPr>
      </w:pPr>
      <w:ins w:id="239" w:author="Tim" w:date="2018-04-09T16:24:00Z">
        <w:r>
          <w:t>4-Ringe: 1.Band, 2.Band, Multiplikator, Toleranz</w:t>
        </w:r>
        <w:r>
          <w:tab/>
        </w:r>
        <w:r>
          <w:tab/>
        </w:r>
        <w:r>
          <w:tab/>
          <w:t>---|  I I I     I |--</w:t>
        </w:r>
      </w:ins>
    </w:p>
    <w:p w14:paraId="49131994" w14:textId="77777777" w:rsidR="00BC4566" w:rsidRDefault="00BC4566" w:rsidP="00BC4566">
      <w:pPr>
        <w:pStyle w:val="berschrift2"/>
        <w:rPr>
          <w:ins w:id="240" w:author="Tim" w:date="2018-04-09T16:24:00Z"/>
        </w:rPr>
      </w:pPr>
      <w:ins w:id="241" w:author="Tim" w:date="2018-04-09T16:24:00Z">
        <w:r>
          <w:t>Vollversion</w:t>
        </w:r>
      </w:ins>
    </w:p>
    <w:p w14:paraId="7CC926DE" w14:textId="77777777" w:rsidR="00BC4566" w:rsidRDefault="00BC4566" w:rsidP="00BC4566">
      <w:pPr>
        <w:pStyle w:val="Listenabsatz"/>
        <w:numPr>
          <w:ilvl w:val="0"/>
          <w:numId w:val="15"/>
        </w:numPr>
        <w:spacing w:before="0" w:after="0"/>
        <w:rPr>
          <w:ins w:id="242" w:author="Tim" w:date="2018-04-09T16:24:00Z"/>
        </w:rPr>
      </w:pPr>
      <w:ins w:id="243" w:author="Tim" w:date="2018-04-09T16:24:00Z">
        <w:r>
          <w:t>4-Ringe: 1.Band, 2.Band, Multiplikator, Toleranz</w:t>
        </w:r>
        <w:r>
          <w:tab/>
        </w:r>
        <w:r>
          <w:tab/>
        </w:r>
        <w:r>
          <w:tab/>
          <w:t>---|  I I I     I |--</w:t>
        </w:r>
      </w:ins>
    </w:p>
    <w:p w14:paraId="4BE50643" w14:textId="77777777" w:rsidR="00BC4566" w:rsidRDefault="00BC4566" w:rsidP="00BC4566">
      <w:pPr>
        <w:pStyle w:val="Listenabsatz"/>
        <w:numPr>
          <w:ilvl w:val="0"/>
          <w:numId w:val="15"/>
        </w:numPr>
        <w:rPr>
          <w:ins w:id="244" w:author="Tim" w:date="2018-04-09T16:24:00Z"/>
        </w:rPr>
      </w:pPr>
      <w:ins w:id="245" w:author="Tim" w:date="2018-04-09T16:24:00Z">
        <w:r>
          <w:t>5-Ringe: 1.Band, 2.Band, 3.Band, Multiplikator, Toleranz</w:t>
        </w:r>
        <w:r>
          <w:tab/>
        </w:r>
        <w:r>
          <w:tab/>
          <w:t>---|  I I I I    I |---</w:t>
        </w:r>
      </w:ins>
    </w:p>
    <w:p w14:paraId="2C2E1CAC" w14:textId="77777777" w:rsidR="00BC4566" w:rsidRPr="002608B1" w:rsidRDefault="00BC4566" w:rsidP="00BC4566">
      <w:pPr>
        <w:pStyle w:val="Listenabsatz"/>
        <w:numPr>
          <w:ilvl w:val="0"/>
          <w:numId w:val="15"/>
        </w:numPr>
        <w:rPr>
          <w:ins w:id="246" w:author="Tim" w:date="2018-04-09T16:24:00Z"/>
        </w:rPr>
      </w:pPr>
      <w:ins w:id="247" w:author="Tim" w:date="2018-04-09T16:24:00Z">
        <w:r>
          <w:t>6-Ringe: 1.Band, 2.Band, 3.Band, Multiplikator, Toleranz, PPM</w:t>
        </w:r>
        <w:r>
          <w:tab/>
        </w:r>
        <w:r>
          <w:tab/>
          <w:t>---|  I I I I I   I |---</w:t>
        </w:r>
      </w:ins>
    </w:p>
    <w:p w14:paraId="3A4165AD" w14:textId="66B71B0F" w:rsidR="00561683" w:rsidRPr="00F9047E" w:rsidDel="00423E34" w:rsidRDefault="00115308" w:rsidP="00561683">
      <w:pPr>
        <w:rPr>
          <w:del w:id="248" w:author="Tim" w:date="2018-04-08T13:17:00Z"/>
        </w:rPr>
      </w:pPr>
      <w:del w:id="249" w:author="Tim" w:date="2018-04-08T13:17:00Z">
        <w:r w:rsidRPr="00F9047E" w:rsidDel="00423E34">
          <w:delText xml:space="preserve">Die Ergebnisse der Vorschlagsphase sind an den Punkten des Dokumentes C73A </w:delText>
        </w:r>
        <w:r w:rsidR="00474705" w:rsidRPr="00474705" w:rsidDel="00423E34">
          <w:rPr>
            <w:color w:val="FF0000"/>
          </w:rPr>
          <w:delText>(Anhang)</w:delText>
        </w:r>
        <w:r w:rsidR="00474705" w:rsidDel="00423E34">
          <w:delText xml:space="preserve"> </w:delText>
        </w:r>
        <w:r w:rsidRPr="00F9047E" w:rsidDel="00423E34">
          <w:delText xml:space="preserve">orientiert. </w:delText>
        </w:r>
        <w:bookmarkStart w:id="250" w:name="_Toc510956836"/>
        <w:bookmarkStart w:id="251" w:name="_Toc510965923"/>
        <w:bookmarkStart w:id="252" w:name="_Toc510967002"/>
        <w:bookmarkStart w:id="253" w:name="_Toc510967372"/>
        <w:bookmarkStart w:id="254" w:name="_Toc510967689"/>
        <w:bookmarkStart w:id="255" w:name="_Toc511054042"/>
        <w:bookmarkEnd w:id="250"/>
        <w:bookmarkEnd w:id="251"/>
        <w:bookmarkEnd w:id="252"/>
        <w:bookmarkEnd w:id="253"/>
        <w:bookmarkEnd w:id="254"/>
        <w:bookmarkEnd w:id="255"/>
      </w:del>
    </w:p>
    <w:p w14:paraId="45B7A135" w14:textId="4DAAEB04" w:rsidR="00D16F71" w:rsidRPr="00F9047E" w:rsidDel="00423E34" w:rsidRDefault="00D16F71" w:rsidP="00561683">
      <w:pPr>
        <w:rPr>
          <w:del w:id="256" w:author="Tim" w:date="2018-04-08T13:17:00Z"/>
        </w:rPr>
      </w:pPr>
      <w:del w:id="257" w:author="Tim" w:date="2018-04-08T13:17:00Z">
        <w:r w:rsidRPr="00F9047E" w:rsidDel="00423E34">
          <w:delText>Es soll ein Widerstandsrechner als Konsolenanwendung erstellt werden. Die Realisierung soll mit vollem Dokumentationsumfang und in Gruppen-/ Partnerarbeit entstehen.</w:delText>
        </w:r>
        <w:bookmarkStart w:id="258" w:name="_Toc510956837"/>
        <w:bookmarkStart w:id="259" w:name="_Toc510965924"/>
        <w:bookmarkStart w:id="260" w:name="_Toc510967003"/>
        <w:bookmarkStart w:id="261" w:name="_Toc510967373"/>
        <w:bookmarkStart w:id="262" w:name="_Toc510967690"/>
        <w:bookmarkStart w:id="263" w:name="_Toc511054043"/>
        <w:bookmarkEnd w:id="258"/>
        <w:bookmarkEnd w:id="259"/>
        <w:bookmarkEnd w:id="260"/>
        <w:bookmarkEnd w:id="261"/>
        <w:bookmarkEnd w:id="262"/>
        <w:bookmarkEnd w:id="263"/>
      </w:del>
    </w:p>
    <w:p w14:paraId="2E50099E" w14:textId="6CA4A597" w:rsidR="00D16F71" w:rsidRPr="00F9047E" w:rsidDel="00423E34" w:rsidRDefault="00E7682D" w:rsidP="00561683">
      <w:pPr>
        <w:rPr>
          <w:del w:id="264" w:author="Tim" w:date="2018-04-08T13:17:00Z"/>
        </w:rPr>
      </w:pPr>
      <w:del w:id="265" w:author="Tim" w:date="2018-04-08T13:17:00Z">
        <w:r w:rsidRPr="00F9047E" w:rsidDel="00423E34">
          <w:delText>Das Projektergebnis soll eine vollständige Dokumentation und das Produkt selbst enthalten.</w:delText>
        </w:r>
        <w:bookmarkStart w:id="266" w:name="_Toc510956838"/>
        <w:bookmarkStart w:id="267" w:name="_Toc510965925"/>
        <w:bookmarkStart w:id="268" w:name="_Toc510967004"/>
        <w:bookmarkStart w:id="269" w:name="_Toc510967374"/>
        <w:bookmarkStart w:id="270" w:name="_Toc510967691"/>
        <w:bookmarkStart w:id="271" w:name="_Toc511054044"/>
        <w:bookmarkEnd w:id="266"/>
        <w:bookmarkEnd w:id="267"/>
        <w:bookmarkEnd w:id="268"/>
        <w:bookmarkEnd w:id="269"/>
        <w:bookmarkEnd w:id="270"/>
        <w:bookmarkEnd w:id="271"/>
      </w:del>
    </w:p>
    <w:p w14:paraId="79E6828C" w14:textId="255420C4" w:rsidR="00054410" w:rsidRPr="00F9047E" w:rsidDel="00423E34" w:rsidRDefault="00054410" w:rsidP="00054410">
      <w:pPr>
        <w:rPr>
          <w:del w:id="272" w:author="Tim" w:date="2018-04-08T13:18:00Z"/>
        </w:rPr>
      </w:pPr>
      <w:bookmarkStart w:id="273" w:name="_Toc510956839"/>
      <w:bookmarkStart w:id="274" w:name="_Toc510965926"/>
      <w:bookmarkStart w:id="275" w:name="_Toc510967005"/>
      <w:bookmarkStart w:id="276" w:name="_Toc510967375"/>
      <w:bookmarkStart w:id="277" w:name="_Toc510967692"/>
      <w:bookmarkStart w:id="278" w:name="_Toc511054045"/>
      <w:bookmarkEnd w:id="273"/>
      <w:bookmarkEnd w:id="274"/>
      <w:bookmarkEnd w:id="275"/>
      <w:bookmarkEnd w:id="276"/>
      <w:bookmarkEnd w:id="277"/>
      <w:bookmarkEnd w:id="278"/>
    </w:p>
    <w:p w14:paraId="50E9EF67" w14:textId="5093D20B" w:rsidR="00852FBC" w:rsidRDefault="00E7637D" w:rsidP="00BC4566">
      <w:pPr>
        <w:pStyle w:val="berschrift1"/>
        <w:rPr>
          <w:ins w:id="279" w:author="Tim" w:date="2018-04-09T15:55:00Z"/>
        </w:rPr>
        <w:pPrChange w:id="280" w:author="Tim" w:date="2018-04-09T16:24:00Z">
          <w:pPr>
            <w:pStyle w:val="berschrift1"/>
          </w:pPr>
        </w:pPrChange>
      </w:pPr>
      <w:del w:id="281" w:author="Tim" w:date="2018-04-08T15:30:00Z">
        <w:r w:rsidRPr="00F9047E" w:rsidDel="001D7301">
          <w:delText>Planungsphase</w:delText>
        </w:r>
      </w:del>
      <w:bookmarkStart w:id="282" w:name="_Toc511054046"/>
      <w:ins w:id="283" w:author="Tim" w:date="2018-04-08T15:30:00Z">
        <w:r w:rsidR="001D7301">
          <w:t>Einga</w:t>
        </w:r>
      </w:ins>
      <w:ins w:id="284" w:author="Tim" w:date="2018-04-08T15:31:00Z">
        <w:r w:rsidR="001D7301">
          <w:t>bemöglichkeiten</w:t>
        </w:r>
      </w:ins>
      <w:bookmarkEnd w:id="282"/>
    </w:p>
    <w:p w14:paraId="4D787807" w14:textId="77777777" w:rsidR="001D7301" w:rsidRDefault="001D7301" w:rsidP="001D7301">
      <w:pPr>
        <w:rPr>
          <w:ins w:id="285" w:author="Tim" w:date="2018-04-08T15:33:00Z"/>
        </w:rPr>
      </w:pPr>
      <w:ins w:id="286" w:author="Tim" w:date="2018-04-08T15:33:00Z">
        <w:r>
          <w:t>Die möglichen Eingaben beziehen sich auf folgende Tabelle:</w:t>
        </w:r>
      </w:ins>
    </w:p>
    <w:tbl>
      <w:tblPr>
        <w:tblStyle w:val="Tabellenraster"/>
        <w:tblW w:w="5000" w:type="pct"/>
        <w:tblLook w:val="04A0" w:firstRow="1" w:lastRow="0" w:firstColumn="1" w:lastColumn="0" w:noHBand="0" w:noVBand="1"/>
        <w:tblPrChange w:id="287" w:author="Tim" w:date="2018-04-08T16:01:00Z">
          <w:tblPr>
            <w:tblStyle w:val="Tabellenraster"/>
            <w:tblW w:w="5000" w:type="pct"/>
            <w:tblLook w:val="04A0" w:firstRow="1" w:lastRow="0" w:firstColumn="1" w:lastColumn="0" w:noHBand="0" w:noVBand="1"/>
          </w:tblPr>
        </w:tblPrChange>
      </w:tblPr>
      <w:tblGrid>
        <w:gridCol w:w="2701"/>
        <w:gridCol w:w="855"/>
        <w:gridCol w:w="855"/>
        <w:gridCol w:w="855"/>
        <w:gridCol w:w="1424"/>
        <w:gridCol w:w="1001"/>
        <w:gridCol w:w="1371"/>
        <w:tblGridChange w:id="288">
          <w:tblGrid>
            <w:gridCol w:w="3935"/>
            <w:gridCol w:w="855"/>
            <w:gridCol w:w="855"/>
            <w:gridCol w:w="992"/>
            <w:gridCol w:w="1424"/>
            <w:gridCol w:w="1001"/>
            <w:gridCol w:w="1001"/>
          </w:tblGrid>
        </w:tblGridChange>
      </w:tblGrid>
      <w:tr w:rsidR="00EC7242" w:rsidRPr="000D4163" w14:paraId="31EE7DA7" w14:textId="2484D4FD" w:rsidTr="005332BA">
        <w:trPr>
          <w:ins w:id="289" w:author="Tim" w:date="2018-04-08T15:33:00Z"/>
        </w:trPr>
        <w:tc>
          <w:tcPr>
            <w:tcW w:w="1814" w:type="pct"/>
            <w:vAlign w:val="center"/>
            <w:tcPrChange w:id="290" w:author="Tim" w:date="2018-04-08T16:01:00Z">
              <w:tcPr>
                <w:tcW w:w="2194" w:type="pct"/>
                <w:vAlign w:val="center"/>
              </w:tcPr>
            </w:tcPrChange>
          </w:tcPr>
          <w:p w14:paraId="21A18CEC" w14:textId="77777777" w:rsidR="00EC7242" w:rsidRPr="000D4163" w:rsidRDefault="00EC7242">
            <w:pPr>
              <w:spacing w:before="0" w:after="0"/>
              <w:jc w:val="center"/>
              <w:rPr>
                <w:ins w:id="291" w:author="Tim" w:date="2018-04-08T15:33:00Z"/>
                <w:b/>
              </w:rPr>
            </w:pPr>
            <w:ins w:id="292" w:author="Tim" w:date="2018-04-08T15:33:00Z">
              <w:r w:rsidRPr="000D4163">
                <w:rPr>
                  <w:b/>
                </w:rPr>
                <w:t>Farbe</w:t>
              </w:r>
            </w:ins>
          </w:p>
        </w:tc>
        <w:tc>
          <w:tcPr>
            <w:tcW w:w="472" w:type="pct"/>
            <w:vAlign w:val="center"/>
            <w:tcPrChange w:id="293" w:author="Tim" w:date="2018-04-08T16:01:00Z">
              <w:tcPr>
                <w:tcW w:w="482" w:type="pct"/>
                <w:vAlign w:val="center"/>
              </w:tcPr>
            </w:tcPrChange>
          </w:tcPr>
          <w:p w14:paraId="4DA7EE2F" w14:textId="77777777" w:rsidR="00EC7242" w:rsidRPr="000D4163" w:rsidRDefault="00EC7242">
            <w:pPr>
              <w:spacing w:before="0" w:after="0"/>
              <w:jc w:val="center"/>
              <w:rPr>
                <w:ins w:id="294" w:author="Tim" w:date="2018-04-08T15:33:00Z"/>
                <w:b/>
              </w:rPr>
            </w:pPr>
            <w:ins w:id="295" w:author="Tim" w:date="2018-04-08T15:33:00Z">
              <w:r w:rsidRPr="000D4163">
                <w:rPr>
                  <w:b/>
                </w:rPr>
                <w:t>1.Band</w:t>
              </w:r>
            </w:ins>
          </w:p>
        </w:tc>
        <w:tc>
          <w:tcPr>
            <w:tcW w:w="472" w:type="pct"/>
            <w:vAlign w:val="center"/>
            <w:tcPrChange w:id="296" w:author="Tim" w:date="2018-04-08T16:01:00Z">
              <w:tcPr>
                <w:tcW w:w="482" w:type="pct"/>
                <w:vAlign w:val="center"/>
              </w:tcPr>
            </w:tcPrChange>
          </w:tcPr>
          <w:p w14:paraId="3E69609C" w14:textId="77777777" w:rsidR="00EC7242" w:rsidRPr="000D4163" w:rsidRDefault="00EC7242">
            <w:pPr>
              <w:spacing w:before="0" w:after="0"/>
              <w:jc w:val="center"/>
              <w:rPr>
                <w:ins w:id="297" w:author="Tim" w:date="2018-04-08T15:33:00Z"/>
                <w:b/>
              </w:rPr>
            </w:pPr>
            <w:ins w:id="298" w:author="Tim" w:date="2018-04-08T15:33:00Z">
              <w:r w:rsidRPr="000D4163">
                <w:rPr>
                  <w:b/>
                </w:rPr>
                <w:t>2.Band</w:t>
              </w:r>
            </w:ins>
          </w:p>
        </w:tc>
        <w:tc>
          <w:tcPr>
            <w:tcW w:w="547" w:type="pct"/>
            <w:vAlign w:val="center"/>
            <w:tcPrChange w:id="299" w:author="Tim" w:date="2018-04-08T16:01:00Z">
              <w:tcPr>
                <w:tcW w:w="482" w:type="pct"/>
                <w:vAlign w:val="center"/>
              </w:tcPr>
            </w:tcPrChange>
          </w:tcPr>
          <w:p w14:paraId="6BAC0AD9" w14:textId="221B17B2" w:rsidR="00EC7242" w:rsidRPr="000D4163" w:rsidRDefault="00EC7242">
            <w:pPr>
              <w:spacing w:before="0" w:after="0"/>
              <w:jc w:val="center"/>
              <w:rPr>
                <w:ins w:id="300" w:author="Tim" w:date="2018-04-08T15:33:00Z"/>
                <w:b/>
              </w:rPr>
            </w:pPr>
            <w:ins w:id="301" w:author="Tim" w:date="2018-04-08T15:33:00Z">
              <w:r w:rsidRPr="000D4163">
                <w:rPr>
                  <w:b/>
                </w:rPr>
                <w:t>3.Band</w:t>
              </w:r>
            </w:ins>
          </w:p>
        </w:tc>
        <w:tc>
          <w:tcPr>
            <w:tcW w:w="786" w:type="pct"/>
            <w:vAlign w:val="center"/>
            <w:tcPrChange w:id="302" w:author="Tim" w:date="2018-04-08T16:01:00Z">
              <w:tcPr>
                <w:tcW w:w="794" w:type="pct"/>
                <w:vAlign w:val="center"/>
              </w:tcPr>
            </w:tcPrChange>
          </w:tcPr>
          <w:p w14:paraId="4229204A" w14:textId="77777777" w:rsidR="00EC7242" w:rsidRPr="000D4163" w:rsidRDefault="00EC7242">
            <w:pPr>
              <w:spacing w:before="0" w:after="0"/>
              <w:jc w:val="center"/>
              <w:rPr>
                <w:ins w:id="303" w:author="Tim" w:date="2018-04-08T15:33:00Z"/>
                <w:b/>
              </w:rPr>
            </w:pPr>
            <w:ins w:id="304" w:author="Tim" w:date="2018-04-08T15:33:00Z">
              <w:r w:rsidRPr="000D4163">
                <w:rPr>
                  <w:b/>
                </w:rPr>
                <w:t>Multiplikator</w:t>
              </w:r>
            </w:ins>
          </w:p>
        </w:tc>
        <w:tc>
          <w:tcPr>
            <w:tcW w:w="552" w:type="pct"/>
            <w:vAlign w:val="center"/>
            <w:tcPrChange w:id="305" w:author="Tim" w:date="2018-04-08T16:01:00Z">
              <w:tcPr>
                <w:tcW w:w="565" w:type="pct"/>
                <w:vAlign w:val="center"/>
              </w:tcPr>
            </w:tcPrChange>
          </w:tcPr>
          <w:p w14:paraId="3EC8A1A8" w14:textId="77777777" w:rsidR="00EC7242" w:rsidRPr="000D4163" w:rsidRDefault="00EC7242">
            <w:pPr>
              <w:spacing w:before="0" w:after="0"/>
              <w:jc w:val="center"/>
              <w:rPr>
                <w:ins w:id="306" w:author="Tim" w:date="2018-04-08T15:33:00Z"/>
                <w:b/>
              </w:rPr>
            </w:pPr>
            <w:ins w:id="307" w:author="Tim" w:date="2018-04-08T15:33:00Z">
              <w:r w:rsidRPr="000D4163">
                <w:rPr>
                  <w:b/>
                </w:rPr>
                <w:t>Toleranz</w:t>
              </w:r>
            </w:ins>
          </w:p>
        </w:tc>
        <w:tc>
          <w:tcPr>
            <w:tcW w:w="357" w:type="pct"/>
            <w:vAlign w:val="center"/>
            <w:tcPrChange w:id="308" w:author="Tim" w:date="2018-04-08T16:01:00Z">
              <w:tcPr>
                <w:tcW w:w="1" w:type="pct"/>
              </w:tcPr>
            </w:tcPrChange>
          </w:tcPr>
          <w:p w14:paraId="138B4041" w14:textId="77777777" w:rsidR="00EC7242" w:rsidRDefault="00EC7242">
            <w:pPr>
              <w:spacing w:before="0" w:after="0"/>
              <w:jc w:val="center"/>
              <w:rPr>
                <w:ins w:id="309" w:author="Tim" w:date="2018-04-08T15:59:00Z"/>
                <w:b/>
              </w:rPr>
            </w:pPr>
            <w:ins w:id="310" w:author="Tim" w:date="2018-04-08T15:58:00Z">
              <w:r>
                <w:rPr>
                  <w:b/>
                </w:rPr>
                <w:t>Temperatur-Koe</w:t>
              </w:r>
            </w:ins>
            <w:ins w:id="311" w:author="Tim" w:date="2018-04-08T15:59:00Z">
              <w:r>
                <w:rPr>
                  <w:b/>
                </w:rPr>
                <w:t>ffizient (10</w:t>
              </w:r>
              <w:r w:rsidRPr="00EC7242">
                <w:rPr>
                  <w:b/>
                  <w:vertAlign w:val="superscript"/>
                  <w:rPrChange w:id="312" w:author="Tim" w:date="2018-04-08T15:59:00Z">
                    <w:rPr>
                      <w:b/>
                    </w:rPr>
                  </w:rPrChange>
                </w:rPr>
                <w:t>-6</w:t>
              </w:r>
              <w:r>
                <w:rPr>
                  <w:b/>
                </w:rPr>
                <w:t xml:space="preserve"> /K)</w:t>
              </w:r>
            </w:ins>
          </w:p>
          <w:p w14:paraId="16EBC3B5" w14:textId="050E875F" w:rsidR="00EC7242" w:rsidRPr="000D4163" w:rsidRDefault="00EC7242">
            <w:pPr>
              <w:spacing w:before="0" w:after="0"/>
              <w:jc w:val="center"/>
              <w:rPr>
                <w:ins w:id="313" w:author="Tim" w:date="2018-04-08T15:57:00Z"/>
                <w:b/>
              </w:rPr>
            </w:pPr>
            <w:ins w:id="314" w:author="Tim" w:date="2018-04-08T15:59:00Z">
              <w:r>
                <w:rPr>
                  <w:b/>
                </w:rPr>
                <w:t>(</w:t>
              </w:r>
            </w:ins>
            <w:ins w:id="315" w:author="Tim" w:date="2018-04-08T15:57:00Z">
              <w:r>
                <w:rPr>
                  <w:b/>
                </w:rPr>
                <w:t>PPM</w:t>
              </w:r>
            </w:ins>
            <w:ins w:id="316" w:author="Tim" w:date="2018-04-08T15:59:00Z">
              <w:r>
                <w:rPr>
                  <w:b/>
                </w:rPr>
                <w:t>)</w:t>
              </w:r>
            </w:ins>
          </w:p>
        </w:tc>
      </w:tr>
      <w:tr w:rsidR="00EC7242" w14:paraId="5D9DBF14" w14:textId="6DBFA967" w:rsidTr="005332BA">
        <w:trPr>
          <w:ins w:id="317" w:author="Tim" w:date="2018-04-08T15:33:00Z"/>
        </w:trPr>
        <w:tc>
          <w:tcPr>
            <w:tcW w:w="1814" w:type="pct"/>
            <w:vAlign w:val="center"/>
            <w:tcPrChange w:id="318" w:author="Tim" w:date="2018-04-08T16:01:00Z">
              <w:tcPr>
                <w:tcW w:w="2194" w:type="pct"/>
                <w:vAlign w:val="center"/>
              </w:tcPr>
            </w:tcPrChange>
          </w:tcPr>
          <w:p w14:paraId="25573E6B" w14:textId="77777777" w:rsidR="00EC7242" w:rsidRDefault="00EC7242">
            <w:pPr>
              <w:spacing w:before="0" w:after="0"/>
              <w:jc w:val="center"/>
              <w:rPr>
                <w:ins w:id="319" w:author="Tim" w:date="2018-04-08T15:33:00Z"/>
              </w:rPr>
            </w:pPr>
            <w:ins w:id="320" w:author="Tim" w:date="2018-04-08T15:33:00Z">
              <w:r w:rsidRPr="008554FF">
                <w:t xml:space="preserve">schwarz, </w:t>
              </w:r>
              <w:r>
                <w:t>sw</w:t>
              </w:r>
              <w:r w:rsidRPr="008554FF">
                <w:t xml:space="preserve">, </w:t>
              </w:r>
              <w:r>
                <w:t>black</w:t>
              </w:r>
              <w:r w:rsidRPr="008554FF">
                <w:t>, bk</w:t>
              </w:r>
            </w:ins>
          </w:p>
        </w:tc>
        <w:tc>
          <w:tcPr>
            <w:tcW w:w="472" w:type="pct"/>
            <w:vAlign w:val="center"/>
            <w:tcPrChange w:id="321" w:author="Tim" w:date="2018-04-08T16:01:00Z">
              <w:tcPr>
                <w:tcW w:w="482" w:type="pct"/>
                <w:vAlign w:val="center"/>
              </w:tcPr>
            </w:tcPrChange>
          </w:tcPr>
          <w:p w14:paraId="1F02650A" w14:textId="77777777" w:rsidR="00EC7242" w:rsidRDefault="00EC7242">
            <w:pPr>
              <w:spacing w:before="0" w:after="0"/>
              <w:jc w:val="center"/>
              <w:rPr>
                <w:ins w:id="322" w:author="Tim" w:date="2018-04-08T15:33:00Z"/>
              </w:rPr>
            </w:pPr>
            <w:ins w:id="323" w:author="Tim" w:date="2018-04-08T15:33:00Z">
              <w:r>
                <w:t>0</w:t>
              </w:r>
            </w:ins>
          </w:p>
        </w:tc>
        <w:tc>
          <w:tcPr>
            <w:tcW w:w="472" w:type="pct"/>
            <w:vAlign w:val="center"/>
            <w:tcPrChange w:id="324" w:author="Tim" w:date="2018-04-08T16:01:00Z">
              <w:tcPr>
                <w:tcW w:w="482" w:type="pct"/>
                <w:vAlign w:val="center"/>
              </w:tcPr>
            </w:tcPrChange>
          </w:tcPr>
          <w:p w14:paraId="39EB0620" w14:textId="77777777" w:rsidR="00EC7242" w:rsidRDefault="00EC7242">
            <w:pPr>
              <w:spacing w:before="0" w:after="0"/>
              <w:jc w:val="center"/>
              <w:rPr>
                <w:ins w:id="325" w:author="Tim" w:date="2018-04-08T15:33:00Z"/>
              </w:rPr>
            </w:pPr>
            <w:ins w:id="326" w:author="Tim" w:date="2018-04-08T15:33:00Z">
              <w:r>
                <w:t>0</w:t>
              </w:r>
            </w:ins>
          </w:p>
        </w:tc>
        <w:tc>
          <w:tcPr>
            <w:tcW w:w="547" w:type="pct"/>
            <w:vAlign w:val="center"/>
            <w:tcPrChange w:id="327" w:author="Tim" w:date="2018-04-08T16:01:00Z">
              <w:tcPr>
                <w:tcW w:w="482" w:type="pct"/>
                <w:vAlign w:val="center"/>
              </w:tcPr>
            </w:tcPrChange>
          </w:tcPr>
          <w:p w14:paraId="0856DD22" w14:textId="77777777" w:rsidR="00EC7242" w:rsidRDefault="00EC7242">
            <w:pPr>
              <w:spacing w:before="0" w:after="0"/>
              <w:jc w:val="center"/>
              <w:rPr>
                <w:ins w:id="328" w:author="Tim" w:date="2018-04-08T15:33:00Z"/>
              </w:rPr>
            </w:pPr>
            <w:ins w:id="329" w:author="Tim" w:date="2018-04-08T15:33:00Z">
              <w:r>
                <w:t>0</w:t>
              </w:r>
            </w:ins>
          </w:p>
        </w:tc>
        <w:tc>
          <w:tcPr>
            <w:tcW w:w="786" w:type="pct"/>
            <w:vAlign w:val="center"/>
            <w:tcPrChange w:id="330" w:author="Tim" w:date="2018-04-08T16:01:00Z">
              <w:tcPr>
                <w:tcW w:w="794" w:type="pct"/>
                <w:vAlign w:val="center"/>
              </w:tcPr>
            </w:tcPrChange>
          </w:tcPr>
          <w:p w14:paraId="076E1D39" w14:textId="77777777" w:rsidR="00EC7242" w:rsidRDefault="00EC7242">
            <w:pPr>
              <w:spacing w:before="0" w:after="0"/>
              <w:jc w:val="center"/>
              <w:rPr>
                <w:ins w:id="331" w:author="Tim" w:date="2018-04-08T15:33:00Z"/>
              </w:rPr>
            </w:pPr>
            <w:ins w:id="332" w:author="Tim" w:date="2018-04-08T15:33:00Z">
              <w:r>
                <w:t>x1</w:t>
              </w:r>
            </w:ins>
          </w:p>
        </w:tc>
        <w:tc>
          <w:tcPr>
            <w:tcW w:w="552" w:type="pct"/>
            <w:vAlign w:val="center"/>
            <w:tcPrChange w:id="333" w:author="Tim" w:date="2018-04-08T16:01:00Z">
              <w:tcPr>
                <w:tcW w:w="565" w:type="pct"/>
                <w:vAlign w:val="center"/>
              </w:tcPr>
            </w:tcPrChange>
          </w:tcPr>
          <w:p w14:paraId="2663CC34" w14:textId="77777777" w:rsidR="00EC7242" w:rsidRDefault="00EC7242">
            <w:pPr>
              <w:spacing w:before="0" w:after="0"/>
              <w:jc w:val="center"/>
              <w:rPr>
                <w:ins w:id="334" w:author="Tim" w:date="2018-04-08T15:33:00Z"/>
              </w:rPr>
            </w:pPr>
          </w:p>
        </w:tc>
        <w:tc>
          <w:tcPr>
            <w:tcW w:w="357" w:type="pct"/>
            <w:vAlign w:val="center"/>
            <w:tcPrChange w:id="335" w:author="Tim" w:date="2018-04-08T16:01:00Z">
              <w:tcPr>
                <w:tcW w:w="1" w:type="pct"/>
              </w:tcPr>
            </w:tcPrChange>
          </w:tcPr>
          <w:p w14:paraId="6CD2CC87" w14:textId="17139B33" w:rsidR="00EC7242" w:rsidRDefault="00EC7242">
            <w:pPr>
              <w:spacing w:before="0" w:after="0"/>
              <w:jc w:val="center"/>
              <w:rPr>
                <w:ins w:id="336" w:author="Tim" w:date="2018-04-08T15:57:00Z"/>
              </w:rPr>
            </w:pPr>
            <w:ins w:id="337" w:author="Tim" w:date="2018-04-08T16:00:00Z">
              <w:r>
                <w:t>± 250</w:t>
              </w:r>
            </w:ins>
          </w:p>
        </w:tc>
      </w:tr>
      <w:tr w:rsidR="00EC7242" w14:paraId="1381D571" w14:textId="6DFD3779" w:rsidTr="005332BA">
        <w:trPr>
          <w:ins w:id="338" w:author="Tim" w:date="2018-04-08T15:33:00Z"/>
        </w:trPr>
        <w:tc>
          <w:tcPr>
            <w:tcW w:w="1814" w:type="pct"/>
            <w:vAlign w:val="center"/>
            <w:tcPrChange w:id="339" w:author="Tim" w:date="2018-04-08T16:01:00Z">
              <w:tcPr>
                <w:tcW w:w="2194" w:type="pct"/>
                <w:vAlign w:val="center"/>
              </w:tcPr>
            </w:tcPrChange>
          </w:tcPr>
          <w:p w14:paraId="07B85A74" w14:textId="77777777" w:rsidR="00EC7242" w:rsidRDefault="00EC7242">
            <w:pPr>
              <w:spacing w:before="0" w:after="0"/>
              <w:jc w:val="center"/>
              <w:rPr>
                <w:ins w:id="340" w:author="Tim" w:date="2018-04-08T15:33:00Z"/>
              </w:rPr>
            </w:pPr>
            <w:ins w:id="341" w:author="Tim" w:date="2018-04-08T15:33:00Z">
              <w:r w:rsidRPr="008554FF">
                <w:lastRenderedPageBreak/>
                <w:t>braun, br, brown, bn</w:t>
              </w:r>
            </w:ins>
          </w:p>
        </w:tc>
        <w:tc>
          <w:tcPr>
            <w:tcW w:w="472" w:type="pct"/>
            <w:vAlign w:val="center"/>
            <w:tcPrChange w:id="342" w:author="Tim" w:date="2018-04-08T16:01:00Z">
              <w:tcPr>
                <w:tcW w:w="482" w:type="pct"/>
                <w:vAlign w:val="center"/>
              </w:tcPr>
            </w:tcPrChange>
          </w:tcPr>
          <w:p w14:paraId="4672D51A" w14:textId="77777777" w:rsidR="00EC7242" w:rsidRDefault="00EC7242">
            <w:pPr>
              <w:spacing w:before="0" w:after="0"/>
              <w:jc w:val="center"/>
              <w:rPr>
                <w:ins w:id="343" w:author="Tim" w:date="2018-04-08T15:33:00Z"/>
              </w:rPr>
            </w:pPr>
            <w:ins w:id="344" w:author="Tim" w:date="2018-04-08T15:33:00Z">
              <w:r>
                <w:t>1</w:t>
              </w:r>
            </w:ins>
          </w:p>
        </w:tc>
        <w:tc>
          <w:tcPr>
            <w:tcW w:w="472" w:type="pct"/>
            <w:vAlign w:val="center"/>
            <w:tcPrChange w:id="345" w:author="Tim" w:date="2018-04-08T16:01:00Z">
              <w:tcPr>
                <w:tcW w:w="482" w:type="pct"/>
                <w:vAlign w:val="center"/>
              </w:tcPr>
            </w:tcPrChange>
          </w:tcPr>
          <w:p w14:paraId="3E6632CB" w14:textId="77777777" w:rsidR="00EC7242" w:rsidRDefault="00EC7242">
            <w:pPr>
              <w:spacing w:before="0" w:after="0"/>
              <w:jc w:val="center"/>
              <w:rPr>
                <w:ins w:id="346" w:author="Tim" w:date="2018-04-08T15:33:00Z"/>
              </w:rPr>
            </w:pPr>
            <w:ins w:id="347" w:author="Tim" w:date="2018-04-08T15:33:00Z">
              <w:r>
                <w:t>1</w:t>
              </w:r>
            </w:ins>
          </w:p>
        </w:tc>
        <w:tc>
          <w:tcPr>
            <w:tcW w:w="547" w:type="pct"/>
            <w:vAlign w:val="center"/>
            <w:tcPrChange w:id="348" w:author="Tim" w:date="2018-04-08T16:01:00Z">
              <w:tcPr>
                <w:tcW w:w="482" w:type="pct"/>
                <w:vAlign w:val="center"/>
              </w:tcPr>
            </w:tcPrChange>
          </w:tcPr>
          <w:p w14:paraId="71B7623F" w14:textId="77777777" w:rsidR="00EC7242" w:rsidRDefault="00EC7242">
            <w:pPr>
              <w:spacing w:before="0" w:after="0"/>
              <w:jc w:val="center"/>
              <w:rPr>
                <w:ins w:id="349" w:author="Tim" w:date="2018-04-08T15:33:00Z"/>
              </w:rPr>
            </w:pPr>
            <w:ins w:id="350" w:author="Tim" w:date="2018-04-08T15:33:00Z">
              <w:r>
                <w:t>1</w:t>
              </w:r>
            </w:ins>
          </w:p>
        </w:tc>
        <w:tc>
          <w:tcPr>
            <w:tcW w:w="786" w:type="pct"/>
            <w:vAlign w:val="center"/>
            <w:tcPrChange w:id="351" w:author="Tim" w:date="2018-04-08T16:01:00Z">
              <w:tcPr>
                <w:tcW w:w="794" w:type="pct"/>
                <w:vAlign w:val="center"/>
              </w:tcPr>
            </w:tcPrChange>
          </w:tcPr>
          <w:p w14:paraId="2340F630" w14:textId="77777777" w:rsidR="00EC7242" w:rsidRDefault="00EC7242">
            <w:pPr>
              <w:spacing w:before="0" w:after="0"/>
              <w:jc w:val="center"/>
              <w:rPr>
                <w:ins w:id="352" w:author="Tim" w:date="2018-04-08T15:33:00Z"/>
              </w:rPr>
            </w:pPr>
            <w:ins w:id="353" w:author="Tim" w:date="2018-04-08T15:33:00Z">
              <w:r>
                <w:t>x10</w:t>
              </w:r>
            </w:ins>
          </w:p>
        </w:tc>
        <w:tc>
          <w:tcPr>
            <w:tcW w:w="552" w:type="pct"/>
            <w:vAlign w:val="center"/>
            <w:tcPrChange w:id="354" w:author="Tim" w:date="2018-04-08T16:01:00Z">
              <w:tcPr>
                <w:tcW w:w="565" w:type="pct"/>
                <w:vAlign w:val="center"/>
              </w:tcPr>
            </w:tcPrChange>
          </w:tcPr>
          <w:p w14:paraId="0E31471D" w14:textId="77777777" w:rsidR="00EC7242" w:rsidRDefault="00EC7242">
            <w:pPr>
              <w:spacing w:before="0" w:after="0"/>
              <w:jc w:val="center"/>
              <w:rPr>
                <w:ins w:id="355" w:author="Tim" w:date="2018-04-08T15:33:00Z"/>
              </w:rPr>
            </w:pPr>
            <w:ins w:id="356" w:author="Tim" w:date="2018-04-08T15:33:00Z">
              <w:r>
                <w:t>± 1%</w:t>
              </w:r>
            </w:ins>
          </w:p>
        </w:tc>
        <w:tc>
          <w:tcPr>
            <w:tcW w:w="357" w:type="pct"/>
            <w:vAlign w:val="center"/>
            <w:tcPrChange w:id="357" w:author="Tim" w:date="2018-04-08T16:01:00Z">
              <w:tcPr>
                <w:tcW w:w="1" w:type="pct"/>
              </w:tcPr>
            </w:tcPrChange>
          </w:tcPr>
          <w:p w14:paraId="26461478" w14:textId="366F14F7" w:rsidR="00EC7242" w:rsidRDefault="00EC7242">
            <w:pPr>
              <w:spacing w:before="0" w:after="0"/>
              <w:jc w:val="center"/>
              <w:rPr>
                <w:ins w:id="358" w:author="Tim" w:date="2018-04-08T15:57:00Z"/>
              </w:rPr>
            </w:pPr>
            <w:ins w:id="359" w:author="Tim" w:date="2018-04-08T16:00:00Z">
              <w:r>
                <w:t>± 100</w:t>
              </w:r>
            </w:ins>
          </w:p>
        </w:tc>
      </w:tr>
      <w:tr w:rsidR="00EC7242" w14:paraId="5C73DE78" w14:textId="698C0EA4" w:rsidTr="005332BA">
        <w:trPr>
          <w:ins w:id="360" w:author="Tim" w:date="2018-04-08T15:33:00Z"/>
        </w:trPr>
        <w:tc>
          <w:tcPr>
            <w:tcW w:w="1814" w:type="pct"/>
            <w:vAlign w:val="center"/>
            <w:tcPrChange w:id="361" w:author="Tim" w:date="2018-04-08T16:01:00Z">
              <w:tcPr>
                <w:tcW w:w="2194" w:type="pct"/>
                <w:vAlign w:val="center"/>
              </w:tcPr>
            </w:tcPrChange>
          </w:tcPr>
          <w:p w14:paraId="76E60279" w14:textId="77777777" w:rsidR="00EC7242" w:rsidRDefault="00EC7242">
            <w:pPr>
              <w:spacing w:before="0" w:after="0"/>
              <w:jc w:val="center"/>
              <w:rPr>
                <w:ins w:id="362" w:author="Tim" w:date="2018-04-08T15:33:00Z"/>
              </w:rPr>
            </w:pPr>
            <w:ins w:id="363" w:author="Tim" w:date="2018-04-08T15:33:00Z">
              <w:r w:rsidRPr="008554FF">
                <w:t>rot, rt, red, rd</w:t>
              </w:r>
            </w:ins>
          </w:p>
        </w:tc>
        <w:tc>
          <w:tcPr>
            <w:tcW w:w="472" w:type="pct"/>
            <w:vAlign w:val="center"/>
            <w:tcPrChange w:id="364" w:author="Tim" w:date="2018-04-08T16:01:00Z">
              <w:tcPr>
                <w:tcW w:w="482" w:type="pct"/>
                <w:vAlign w:val="center"/>
              </w:tcPr>
            </w:tcPrChange>
          </w:tcPr>
          <w:p w14:paraId="70F9E586" w14:textId="77777777" w:rsidR="00EC7242" w:rsidRDefault="00EC7242">
            <w:pPr>
              <w:spacing w:before="0" w:after="0"/>
              <w:jc w:val="center"/>
              <w:rPr>
                <w:ins w:id="365" w:author="Tim" w:date="2018-04-08T15:33:00Z"/>
              </w:rPr>
            </w:pPr>
            <w:ins w:id="366" w:author="Tim" w:date="2018-04-08T15:33:00Z">
              <w:r>
                <w:t>2</w:t>
              </w:r>
            </w:ins>
          </w:p>
        </w:tc>
        <w:tc>
          <w:tcPr>
            <w:tcW w:w="472" w:type="pct"/>
            <w:vAlign w:val="center"/>
            <w:tcPrChange w:id="367" w:author="Tim" w:date="2018-04-08T16:01:00Z">
              <w:tcPr>
                <w:tcW w:w="482" w:type="pct"/>
                <w:vAlign w:val="center"/>
              </w:tcPr>
            </w:tcPrChange>
          </w:tcPr>
          <w:p w14:paraId="3DE73267" w14:textId="77777777" w:rsidR="00EC7242" w:rsidRDefault="00EC7242">
            <w:pPr>
              <w:spacing w:before="0" w:after="0"/>
              <w:jc w:val="center"/>
              <w:rPr>
                <w:ins w:id="368" w:author="Tim" w:date="2018-04-08T15:33:00Z"/>
              </w:rPr>
            </w:pPr>
            <w:ins w:id="369" w:author="Tim" w:date="2018-04-08T15:33:00Z">
              <w:r>
                <w:t>2</w:t>
              </w:r>
            </w:ins>
          </w:p>
        </w:tc>
        <w:tc>
          <w:tcPr>
            <w:tcW w:w="547" w:type="pct"/>
            <w:vAlign w:val="center"/>
            <w:tcPrChange w:id="370" w:author="Tim" w:date="2018-04-08T16:01:00Z">
              <w:tcPr>
                <w:tcW w:w="482" w:type="pct"/>
                <w:vAlign w:val="center"/>
              </w:tcPr>
            </w:tcPrChange>
          </w:tcPr>
          <w:p w14:paraId="69856279" w14:textId="77777777" w:rsidR="00EC7242" w:rsidRDefault="00EC7242">
            <w:pPr>
              <w:spacing w:before="0" w:after="0"/>
              <w:jc w:val="center"/>
              <w:rPr>
                <w:ins w:id="371" w:author="Tim" w:date="2018-04-08T15:33:00Z"/>
              </w:rPr>
            </w:pPr>
            <w:ins w:id="372" w:author="Tim" w:date="2018-04-08T15:33:00Z">
              <w:r>
                <w:t>2</w:t>
              </w:r>
            </w:ins>
          </w:p>
        </w:tc>
        <w:tc>
          <w:tcPr>
            <w:tcW w:w="786" w:type="pct"/>
            <w:vAlign w:val="center"/>
            <w:tcPrChange w:id="373" w:author="Tim" w:date="2018-04-08T16:01:00Z">
              <w:tcPr>
                <w:tcW w:w="794" w:type="pct"/>
                <w:vAlign w:val="center"/>
              </w:tcPr>
            </w:tcPrChange>
          </w:tcPr>
          <w:p w14:paraId="3D1F999E" w14:textId="77777777" w:rsidR="00EC7242" w:rsidRDefault="00EC7242">
            <w:pPr>
              <w:spacing w:before="0" w:after="0"/>
              <w:jc w:val="center"/>
              <w:rPr>
                <w:ins w:id="374" w:author="Tim" w:date="2018-04-08T15:33:00Z"/>
              </w:rPr>
            </w:pPr>
            <w:ins w:id="375" w:author="Tim" w:date="2018-04-08T15:33:00Z">
              <w:r>
                <w:t>x100</w:t>
              </w:r>
            </w:ins>
          </w:p>
        </w:tc>
        <w:tc>
          <w:tcPr>
            <w:tcW w:w="552" w:type="pct"/>
            <w:vAlign w:val="center"/>
            <w:tcPrChange w:id="376" w:author="Tim" w:date="2018-04-08T16:01:00Z">
              <w:tcPr>
                <w:tcW w:w="565" w:type="pct"/>
                <w:vAlign w:val="center"/>
              </w:tcPr>
            </w:tcPrChange>
          </w:tcPr>
          <w:p w14:paraId="00551E31" w14:textId="77777777" w:rsidR="00EC7242" w:rsidRDefault="00EC7242">
            <w:pPr>
              <w:spacing w:before="0" w:after="0"/>
              <w:jc w:val="center"/>
              <w:rPr>
                <w:ins w:id="377" w:author="Tim" w:date="2018-04-08T15:33:00Z"/>
              </w:rPr>
            </w:pPr>
            <w:ins w:id="378" w:author="Tim" w:date="2018-04-08T15:33:00Z">
              <w:r>
                <w:t>± 2%</w:t>
              </w:r>
            </w:ins>
          </w:p>
        </w:tc>
        <w:tc>
          <w:tcPr>
            <w:tcW w:w="357" w:type="pct"/>
            <w:vAlign w:val="center"/>
            <w:tcPrChange w:id="379" w:author="Tim" w:date="2018-04-08T16:01:00Z">
              <w:tcPr>
                <w:tcW w:w="1" w:type="pct"/>
              </w:tcPr>
            </w:tcPrChange>
          </w:tcPr>
          <w:p w14:paraId="3D1A9B9F" w14:textId="4D03C81E" w:rsidR="00EC7242" w:rsidRDefault="00EC7242">
            <w:pPr>
              <w:spacing w:before="0" w:after="0"/>
              <w:jc w:val="center"/>
              <w:rPr>
                <w:ins w:id="380" w:author="Tim" w:date="2018-04-08T15:57:00Z"/>
              </w:rPr>
            </w:pPr>
            <w:ins w:id="381" w:author="Tim" w:date="2018-04-08T16:00:00Z">
              <w:r>
                <w:t>± 50</w:t>
              </w:r>
            </w:ins>
          </w:p>
        </w:tc>
      </w:tr>
      <w:tr w:rsidR="00EC7242" w14:paraId="6DBB8391" w14:textId="40D0E7C5" w:rsidTr="005332BA">
        <w:trPr>
          <w:ins w:id="382" w:author="Tim" w:date="2018-04-08T15:33:00Z"/>
        </w:trPr>
        <w:tc>
          <w:tcPr>
            <w:tcW w:w="1814" w:type="pct"/>
            <w:vAlign w:val="center"/>
            <w:tcPrChange w:id="383" w:author="Tim" w:date="2018-04-08T16:01:00Z">
              <w:tcPr>
                <w:tcW w:w="2194" w:type="pct"/>
                <w:vAlign w:val="center"/>
              </w:tcPr>
            </w:tcPrChange>
          </w:tcPr>
          <w:p w14:paraId="642A82ED" w14:textId="77777777" w:rsidR="00EC7242" w:rsidRDefault="00EC7242">
            <w:pPr>
              <w:spacing w:before="0" w:after="0"/>
              <w:jc w:val="center"/>
              <w:rPr>
                <w:ins w:id="384" w:author="Tim" w:date="2018-04-08T15:33:00Z"/>
              </w:rPr>
            </w:pPr>
            <w:ins w:id="385" w:author="Tim" w:date="2018-04-08T15:33:00Z">
              <w:r w:rsidRPr="008554FF">
                <w:t>orange, or, og</w:t>
              </w:r>
            </w:ins>
          </w:p>
        </w:tc>
        <w:tc>
          <w:tcPr>
            <w:tcW w:w="472" w:type="pct"/>
            <w:vAlign w:val="center"/>
            <w:tcPrChange w:id="386" w:author="Tim" w:date="2018-04-08T16:01:00Z">
              <w:tcPr>
                <w:tcW w:w="482" w:type="pct"/>
                <w:vAlign w:val="center"/>
              </w:tcPr>
            </w:tcPrChange>
          </w:tcPr>
          <w:p w14:paraId="4DEDA473" w14:textId="77777777" w:rsidR="00EC7242" w:rsidRDefault="00EC7242">
            <w:pPr>
              <w:spacing w:before="0" w:after="0"/>
              <w:jc w:val="center"/>
              <w:rPr>
                <w:ins w:id="387" w:author="Tim" w:date="2018-04-08T15:33:00Z"/>
              </w:rPr>
            </w:pPr>
            <w:ins w:id="388" w:author="Tim" w:date="2018-04-08T15:33:00Z">
              <w:r>
                <w:t>3</w:t>
              </w:r>
            </w:ins>
          </w:p>
        </w:tc>
        <w:tc>
          <w:tcPr>
            <w:tcW w:w="472" w:type="pct"/>
            <w:vAlign w:val="center"/>
            <w:tcPrChange w:id="389" w:author="Tim" w:date="2018-04-08T16:01:00Z">
              <w:tcPr>
                <w:tcW w:w="482" w:type="pct"/>
                <w:vAlign w:val="center"/>
              </w:tcPr>
            </w:tcPrChange>
          </w:tcPr>
          <w:p w14:paraId="30CAAE43" w14:textId="77777777" w:rsidR="00EC7242" w:rsidRDefault="00EC7242">
            <w:pPr>
              <w:spacing w:before="0" w:after="0"/>
              <w:jc w:val="center"/>
              <w:rPr>
                <w:ins w:id="390" w:author="Tim" w:date="2018-04-08T15:33:00Z"/>
              </w:rPr>
            </w:pPr>
            <w:ins w:id="391" w:author="Tim" w:date="2018-04-08T15:33:00Z">
              <w:r>
                <w:t>3</w:t>
              </w:r>
            </w:ins>
          </w:p>
        </w:tc>
        <w:tc>
          <w:tcPr>
            <w:tcW w:w="547" w:type="pct"/>
            <w:vAlign w:val="center"/>
            <w:tcPrChange w:id="392" w:author="Tim" w:date="2018-04-08T16:01:00Z">
              <w:tcPr>
                <w:tcW w:w="482" w:type="pct"/>
                <w:vAlign w:val="center"/>
              </w:tcPr>
            </w:tcPrChange>
          </w:tcPr>
          <w:p w14:paraId="6A8C1C0D" w14:textId="77777777" w:rsidR="00EC7242" w:rsidRDefault="00EC7242">
            <w:pPr>
              <w:spacing w:before="0" w:after="0"/>
              <w:jc w:val="center"/>
              <w:rPr>
                <w:ins w:id="393" w:author="Tim" w:date="2018-04-08T15:33:00Z"/>
              </w:rPr>
            </w:pPr>
            <w:ins w:id="394" w:author="Tim" w:date="2018-04-08T15:33:00Z">
              <w:r>
                <w:t>3</w:t>
              </w:r>
            </w:ins>
          </w:p>
        </w:tc>
        <w:tc>
          <w:tcPr>
            <w:tcW w:w="786" w:type="pct"/>
            <w:vAlign w:val="center"/>
            <w:tcPrChange w:id="395" w:author="Tim" w:date="2018-04-08T16:01:00Z">
              <w:tcPr>
                <w:tcW w:w="794" w:type="pct"/>
                <w:vAlign w:val="center"/>
              </w:tcPr>
            </w:tcPrChange>
          </w:tcPr>
          <w:p w14:paraId="1C1D0527" w14:textId="77777777" w:rsidR="00EC7242" w:rsidRDefault="00EC7242">
            <w:pPr>
              <w:spacing w:before="0" w:after="0"/>
              <w:jc w:val="center"/>
              <w:rPr>
                <w:ins w:id="396" w:author="Tim" w:date="2018-04-08T15:33:00Z"/>
              </w:rPr>
            </w:pPr>
            <w:ins w:id="397" w:author="Tim" w:date="2018-04-08T15:33:00Z">
              <w:r>
                <w:t>x1k</w:t>
              </w:r>
            </w:ins>
          </w:p>
        </w:tc>
        <w:tc>
          <w:tcPr>
            <w:tcW w:w="552" w:type="pct"/>
            <w:vAlign w:val="center"/>
            <w:tcPrChange w:id="398" w:author="Tim" w:date="2018-04-08T16:01:00Z">
              <w:tcPr>
                <w:tcW w:w="565" w:type="pct"/>
                <w:vAlign w:val="center"/>
              </w:tcPr>
            </w:tcPrChange>
          </w:tcPr>
          <w:p w14:paraId="205B6843" w14:textId="77777777" w:rsidR="00EC7242" w:rsidRDefault="00EC7242">
            <w:pPr>
              <w:spacing w:before="0" w:after="0"/>
              <w:jc w:val="center"/>
              <w:rPr>
                <w:ins w:id="399" w:author="Tim" w:date="2018-04-08T15:33:00Z"/>
              </w:rPr>
            </w:pPr>
          </w:p>
        </w:tc>
        <w:tc>
          <w:tcPr>
            <w:tcW w:w="357" w:type="pct"/>
            <w:vAlign w:val="center"/>
            <w:tcPrChange w:id="400" w:author="Tim" w:date="2018-04-08T16:01:00Z">
              <w:tcPr>
                <w:tcW w:w="1" w:type="pct"/>
              </w:tcPr>
            </w:tcPrChange>
          </w:tcPr>
          <w:p w14:paraId="29585592" w14:textId="07CD13DD" w:rsidR="00EC7242" w:rsidRDefault="00EC7242">
            <w:pPr>
              <w:spacing w:before="0" w:after="0"/>
              <w:jc w:val="center"/>
              <w:rPr>
                <w:ins w:id="401" w:author="Tim" w:date="2018-04-08T15:57:00Z"/>
              </w:rPr>
            </w:pPr>
            <w:ins w:id="402" w:author="Tim" w:date="2018-04-08T16:00:00Z">
              <w:r>
                <w:t>± 15</w:t>
              </w:r>
            </w:ins>
          </w:p>
        </w:tc>
      </w:tr>
      <w:tr w:rsidR="00EC7242" w14:paraId="54E00343" w14:textId="3CD7962F" w:rsidTr="005332BA">
        <w:trPr>
          <w:ins w:id="403" w:author="Tim" w:date="2018-04-08T15:33:00Z"/>
        </w:trPr>
        <w:tc>
          <w:tcPr>
            <w:tcW w:w="1814" w:type="pct"/>
            <w:vAlign w:val="center"/>
            <w:tcPrChange w:id="404" w:author="Tim" w:date="2018-04-08T16:01:00Z">
              <w:tcPr>
                <w:tcW w:w="2194" w:type="pct"/>
                <w:vAlign w:val="center"/>
              </w:tcPr>
            </w:tcPrChange>
          </w:tcPr>
          <w:p w14:paraId="4DB3387A" w14:textId="77777777" w:rsidR="00EC7242" w:rsidRDefault="00EC7242">
            <w:pPr>
              <w:spacing w:before="0" w:after="0"/>
              <w:jc w:val="center"/>
              <w:rPr>
                <w:ins w:id="405" w:author="Tim" w:date="2018-04-08T15:33:00Z"/>
              </w:rPr>
            </w:pPr>
            <w:ins w:id="406" w:author="Tim" w:date="2018-04-08T15:33:00Z">
              <w:r w:rsidRPr="008554FF">
                <w:t>gelb, ge, yellow, ye</w:t>
              </w:r>
            </w:ins>
          </w:p>
        </w:tc>
        <w:tc>
          <w:tcPr>
            <w:tcW w:w="472" w:type="pct"/>
            <w:vAlign w:val="center"/>
            <w:tcPrChange w:id="407" w:author="Tim" w:date="2018-04-08T16:01:00Z">
              <w:tcPr>
                <w:tcW w:w="482" w:type="pct"/>
                <w:vAlign w:val="center"/>
              </w:tcPr>
            </w:tcPrChange>
          </w:tcPr>
          <w:p w14:paraId="6F8A8240" w14:textId="77777777" w:rsidR="00EC7242" w:rsidRDefault="00EC7242">
            <w:pPr>
              <w:spacing w:before="0" w:after="0"/>
              <w:jc w:val="center"/>
              <w:rPr>
                <w:ins w:id="408" w:author="Tim" w:date="2018-04-08T15:33:00Z"/>
              </w:rPr>
            </w:pPr>
            <w:ins w:id="409" w:author="Tim" w:date="2018-04-08T15:33:00Z">
              <w:r>
                <w:t>4</w:t>
              </w:r>
            </w:ins>
          </w:p>
        </w:tc>
        <w:tc>
          <w:tcPr>
            <w:tcW w:w="472" w:type="pct"/>
            <w:vAlign w:val="center"/>
            <w:tcPrChange w:id="410" w:author="Tim" w:date="2018-04-08T16:01:00Z">
              <w:tcPr>
                <w:tcW w:w="482" w:type="pct"/>
                <w:vAlign w:val="center"/>
              </w:tcPr>
            </w:tcPrChange>
          </w:tcPr>
          <w:p w14:paraId="2FB3BA9A" w14:textId="77777777" w:rsidR="00EC7242" w:rsidRDefault="00EC7242">
            <w:pPr>
              <w:spacing w:before="0" w:after="0"/>
              <w:jc w:val="center"/>
              <w:rPr>
                <w:ins w:id="411" w:author="Tim" w:date="2018-04-08T15:33:00Z"/>
              </w:rPr>
            </w:pPr>
            <w:ins w:id="412" w:author="Tim" w:date="2018-04-08T15:33:00Z">
              <w:r>
                <w:t>4</w:t>
              </w:r>
            </w:ins>
          </w:p>
        </w:tc>
        <w:tc>
          <w:tcPr>
            <w:tcW w:w="547" w:type="pct"/>
            <w:vAlign w:val="center"/>
            <w:tcPrChange w:id="413" w:author="Tim" w:date="2018-04-08T16:01:00Z">
              <w:tcPr>
                <w:tcW w:w="482" w:type="pct"/>
                <w:vAlign w:val="center"/>
              </w:tcPr>
            </w:tcPrChange>
          </w:tcPr>
          <w:p w14:paraId="1D0A6869" w14:textId="77777777" w:rsidR="00EC7242" w:rsidRDefault="00EC7242">
            <w:pPr>
              <w:spacing w:before="0" w:after="0"/>
              <w:jc w:val="center"/>
              <w:rPr>
                <w:ins w:id="414" w:author="Tim" w:date="2018-04-08T15:33:00Z"/>
              </w:rPr>
            </w:pPr>
            <w:ins w:id="415" w:author="Tim" w:date="2018-04-08T15:33:00Z">
              <w:r>
                <w:t>4</w:t>
              </w:r>
            </w:ins>
          </w:p>
        </w:tc>
        <w:tc>
          <w:tcPr>
            <w:tcW w:w="786" w:type="pct"/>
            <w:vAlign w:val="center"/>
            <w:tcPrChange w:id="416" w:author="Tim" w:date="2018-04-08T16:01:00Z">
              <w:tcPr>
                <w:tcW w:w="794" w:type="pct"/>
                <w:vAlign w:val="center"/>
              </w:tcPr>
            </w:tcPrChange>
          </w:tcPr>
          <w:p w14:paraId="33543C0B" w14:textId="77777777" w:rsidR="00EC7242" w:rsidRDefault="00EC7242">
            <w:pPr>
              <w:spacing w:before="0" w:after="0"/>
              <w:jc w:val="center"/>
              <w:rPr>
                <w:ins w:id="417" w:author="Tim" w:date="2018-04-08T15:33:00Z"/>
              </w:rPr>
            </w:pPr>
            <w:ins w:id="418" w:author="Tim" w:date="2018-04-08T15:33:00Z">
              <w:r>
                <w:t>x10k</w:t>
              </w:r>
            </w:ins>
          </w:p>
        </w:tc>
        <w:tc>
          <w:tcPr>
            <w:tcW w:w="552" w:type="pct"/>
            <w:vAlign w:val="center"/>
            <w:tcPrChange w:id="419" w:author="Tim" w:date="2018-04-08T16:01:00Z">
              <w:tcPr>
                <w:tcW w:w="565" w:type="pct"/>
                <w:vAlign w:val="center"/>
              </w:tcPr>
            </w:tcPrChange>
          </w:tcPr>
          <w:p w14:paraId="419038CE" w14:textId="77777777" w:rsidR="00EC7242" w:rsidRDefault="00EC7242">
            <w:pPr>
              <w:spacing w:before="0" w:after="0"/>
              <w:jc w:val="center"/>
              <w:rPr>
                <w:ins w:id="420" w:author="Tim" w:date="2018-04-08T15:33:00Z"/>
              </w:rPr>
            </w:pPr>
          </w:p>
        </w:tc>
        <w:tc>
          <w:tcPr>
            <w:tcW w:w="357" w:type="pct"/>
            <w:vAlign w:val="center"/>
            <w:tcPrChange w:id="421" w:author="Tim" w:date="2018-04-08T16:01:00Z">
              <w:tcPr>
                <w:tcW w:w="1" w:type="pct"/>
              </w:tcPr>
            </w:tcPrChange>
          </w:tcPr>
          <w:p w14:paraId="35A9623D" w14:textId="2F99B52B" w:rsidR="00EC7242" w:rsidRDefault="00EC7242">
            <w:pPr>
              <w:spacing w:before="0" w:after="0"/>
              <w:jc w:val="center"/>
              <w:rPr>
                <w:ins w:id="422" w:author="Tim" w:date="2018-04-08T15:57:00Z"/>
              </w:rPr>
            </w:pPr>
            <w:ins w:id="423" w:author="Tim" w:date="2018-04-08T16:00:00Z">
              <w:r>
                <w:t>± 2</w:t>
              </w:r>
            </w:ins>
            <w:ins w:id="424" w:author="Tim" w:date="2018-04-08T16:01:00Z">
              <w:r w:rsidR="00051F33">
                <w:t>5</w:t>
              </w:r>
            </w:ins>
          </w:p>
        </w:tc>
      </w:tr>
      <w:tr w:rsidR="00EC7242" w14:paraId="0501055E" w14:textId="3E2A9DD8" w:rsidTr="005332BA">
        <w:trPr>
          <w:ins w:id="425" w:author="Tim" w:date="2018-04-08T15:33:00Z"/>
        </w:trPr>
        <w:tc>
          <w:tcPr>
            <w:tcW w:w="1814" w:type="pct"/>
            <w:vAlign w:val="center"/>
            <w:tcPrChange w:id="426" w:author="Tim" w:date="2018-04-08T16:01:00Z">
              <w:tcPr>
                <w:tcW w:w="2194" w:type="pct"/>
                <w:vAlign w:val="center"/>
              </w:tcPr>
            </w:tcPrChange>
          </w:tcPr>
          <w:p w14:paraId="30EA05AC" w14:textId="77777777" w:rsidR="00EC7242" w:rsidRDefault="00EC7242">
            <w:pPr>
              <w:spacing w:before="0" w:after="0"/>
              <w:jc w:val="center"/>
              <w:rPr>
                <w:ins w:id="427" w:author="Tim" w:date="2018-04-08T15:33:00Z"/>
              </w:rPr>
            </w:pPr>
            <w:ins w:id="428" w:author="Tim" w:date="2018-04-08T15:33:00Z">
              <w:r w:rsidRPr="008554FF">
                <w:t>gruen, gn, green, gr</w:t>
              </w:r>
              <w:r>
                <w:t>ü</w:t>
              </w:r>
              <w:r w:rsidRPr="008554FF">
                <w:t>n, gr</w:t>
              </w:r>
              <w:r>
                <w:t>Ün</w:t>
              </w:r>
              <w:r w:rsidRPr="008554FF">
                <w:t>, grun</w:t>
              </w:r>
            </w:ins>
          </w:p>
        </w:tc>
        <w:tc>
          <w:tcPr>
            <w:tcW w:w="472" w:type="pct"/>
            <w:vAlign w:val="center"/>
            <w:tcPrChange w:id="429" w:author="Tim" w:date="2018-04-08T16:01:00Z">
              <w:tcPr>
                <w:tcW w:w="482" w:type="pct"/>
                <w:vAlign w:val="center"/>
              </w:tcPr>
            </w:tcPrChange>
          </w:tcPr>
          <w:p w14:paraId="1CE85348" w14:textId="77777777" w:rsidR="00EC7242" w:rsidRDefault="00EC7242">
            <w:pPr>
              <w:spacing w:before="0" w:after="0"/>
              <w:jc w:val="center"/>
              <w:rPr>
                <w:ins w:id="430" w:author="Tim" w:date="2018-04-08T15:33:00Z"/>
              </w:rPr>
            </w:pPr>
            <w:ins w:id="431" w:author="Tim" w:date="2018-04-08T15:33:00Z">
              <w:r>
                <w:t>5</w:t>
              </w:r>
            </w:ins>
          </w:p>
        </w:tc>
        <w:tc>
          <w:tcPr>
            <w:tcW w:w="472" w:type="pct"/>
            <w:vAlign w:val="center"/>
            <w:tcPrChange w:id="432" w:author="Tim" w:date="2018-04-08T16:01:00Z">
              <w:tcPr>
                <w:tcW w:w="482" w:type="pct"/>
                <w:vAlign w:val="center"/>
              </w:tcPr>
            </w:tcPrChange>
          </w:tcPr>
          <w:p w14:paraId="17CFA2B0" w14:textId="77777777" w:rsidR="00EC7242" w:rsidRDefault="00EC7242">
            <w:pPr>
              <w:spacing w:before="0" w:after="0"/>
              <w:jc w:val="center"/>
              <w:rPr>
                <w:ins w:id="433" w:author="Tim" w:date="2018-04-08T15:33:00Z"/>
              </w:rPr>
            </w:pPr>
            <w:ins w:id="434" w:author="Tim" w:date="2018-04-08T15:33:00Z">
              <w:r>
                <w:t>5</w:t>
              </w:r>
            </w:ins>
          </w:p>
        </w:tc>
        <w:tc>
          <w:tcPr>
            <w:tcW w:w="547" w:type="pct"/>
            <w:vAlign w:val="center"/>
            <w:tcPrChange w:id="435" w:author="Tim" w:date="2018-04-08T16:01:00Z">
              <w:tcPr>
                <w:tcW w:w="482" w:type="pct"/>
                <w:vAlign w:val="center"/>
              </w:tcPr>
            </w:tcPrChange>
          </w:tcPr>
          <w:p w14:paraId="13A0EFE4" w14:textId="77777777" w:rsidR="00EC7242" w:rsidRDefault="00EC7242">
            <w:pPr>
              <w:spacing w:before="0" w:after="0"/>
              <w:jc w:val="center"/>
              <w:rPr>
                <w:ins w:id="436" w:author="Tim" w:date="2018-04-08T15:33:00Z"/>
              </w:rPr>
            </w:pPr>
            <w:ins w:id="437" w:author="Tim" w:date="2018-04-08T15:33:00Z">
              <w:r>
                <w:t>5</w:t>
              </w:r>
            </w:ins>
          </w:p>
        </w:tc>
        <w:tc>
          <w:tcPr>
            <w:tcW w:w="786" w:type="pct"/>
            <w:vAlign w:val="center"/>
            <w:tcPrChange w:id="438" w:author="Tim" w:date="2018-04-08T16:01:00Z">
              <w:tcPr>
                <w:tcW w:w="794" w:type="pct"/>
                <w:vAlign w:val="center"/>
              </w:tcPr>
            </w:tcPrChange>
          </w:tcPr>
          <w:p w14:paraId="201FA8EA" w14:textId="77777777" w:rsidR="00EC7242" w:rsidRDefault="00EC7242">
            <w:pPr>
              <w:spacing w:before="0" w:after="0"/>
              <w:jc w:val="center"/>
              <w:rPr>
                <w:ins w:id="439" w:author="Tim" w:date="2018-04-08T15:33:00Z"/>
              </w:rPr>
            </w:pPr>
            <w:ins w:id="440" w:author="Tim" w:date="2018-04-08T15:33:00Z">
              <w:r>
                <w:t>x100k</w:t>
              </w:r>
            </w:ins>
          </w:p>
        </w:tc>
        <w:tc>
          <w:tcPr>
            <w:tcW w:w="552" w:type="pct"/>
            <w:vAlign w:val="center"/>
            <w:tcPrChange w:id="441" w:author="Tim" w:date="2018-04-08T16:01:00Z">
              <w:tcPr>
                <w:tcW w:w="565" w:type="pct"/>
                <w:vAlign w:val="center"/>
              </w:tcPr>
            </w:tcPrChange>
          </w:tcPr>
          <w:p w14:paraId="799FDD7D" w14:textId="77777777" w:rsidR="00EC7242" w:rsidRDefault="00EC7242">
            <w:pPr>
              <w:spacing w:before="0" w:after="0"/>
              <w:jc w:val="center"/>
              <w:rPr>
                <w:ins w:id="442" w:author="Tim" w:date="2018-04-08T15:33:00Z"/>
              </w:rPr>
            </w:pPr>
            <w:ins w:id="443" w:author="Tim" w:date="2018-04-08T15:33:00Z">
              <w:r>
                <w:t>± 0,5%</w:t>
              </w:r>
            </w:ins>
          </w:p>
        </w:tc>
        <w:tc>
          <w:tcPr>
            <w:tcW w:w="357" w:type="pct"/>
            <w:vAlign w:val="center"/>
            <w:tcPrChange w:id="444" w:author="Tim" w:date="2018-04-08T16:01:00Z">
              <w:tcPr>
                <w:tcW w:w="1" w:type="pct"/>
              </w:tcPr>
            </w:tcPrChange>
          </w:tcPr>
          <w:p w14:paraId="03F63F97" w14:textId="585DEEAD" w:rsidR="00EC7242" w:rsidRDefault="00EC7242">
            <w:pPr>
              <w:spacing w:before="0" w:after="0"/>
              <w:jc w:val="center"/>
              <w:rPr>
                <w:ins w:id="445" w:author="Tim" w:date="2018-04-08T15:57:00Z"/>
              </w:rPr>
            </w:pPr>
            <w:ins w:id="446" w:author="Tim" w:date="2018-04-08T16:00:00Z">
              <w:r>
                <w:t xml:space="preserve">± </w:t>
              </w:r>
            </w:ins>
            <w:ins w:id="447" w:author="Tim" w:date="2018-04-08T16:01:00Z">
              <w:r w:rsidR="00051F33">
                <w:t>20</w:t>
              </w:r>
            </w:ins>
          </w:p>
        </w:tc>
      </w:tr>
      <w:tr w:rsidR="00EC7242" w14:paraId="4D333652" w14:textId="18F22859" w:rsidTr="005332BA">
        <w:trPr>
          <w:ins w:id="448" w:author="Tim" w:date="2018-04-08T15:33:00Z"/>
        </w:trPr>
        <w:tc>
          <w:tcPr>
            <w:tcW w:w="1814" w:type="pct"/>
            <w:vAlign w:val="center"/>
            <w:tcPrChange w:id="449" w:author="Tim" w:date="2018-04-08T16:01:00Z">
              <w:tcPr>
                <w:tcW w:w="2194" w:type="pct"/>
                <w:vAlign w:val="center"/>
              </w:tcPr>
            </w:tcPrChange>
          </w:tcPr>
          <w:p w14:paraId="13378B7E" w14:textId="77777777" w:rsidR="00EC7242" w:rsidRDefault="00EC7242">
            <w:pPr>
              <w:spacing w:before="0" w:after="0"/>
              <w:jc w:val="center"/>
              <w:rPr>
                <w:ins w:id="450" w:author="Tim" w:date="2018-04-08T15:33:00Z"/>
              </w:rPr>
            </w:pPr>
            <w:ins w:id="451" w:author="Tim" w:date="2018-04-08T15:33:00Z">
              <w:r w:rsidRPr="008554FF">
                <w:t>blau, bl, blue, bu</w:t>
              </w:r>
            </w:ins>
          </w:p>
        </w:tc>
        <w:tc>
          <w:tcPr>
            <w:tcW w:w="472" w:type="pct"/>
            <w:vAlign w:val="center"/>
            <w:tcPrChange w:id="452" w:author="Tim" w:date="2018-04-08T16:01:00Z">
              <w:tcPr>
                <w:tcW w:w="482" w:type="pct"/>
                <w:vAlign w:val="center"/>
              </w:tcPr>
            </w:tcPrChange>
          </w:tcPr>
          <w:p w14:paraId="54EF17EB" w14:textId="77777777" w:rsidR="00EC7242" w:rsidRDefault="00EC7242">
            <w:pPr>
              <w:spacing w:before="0" w:after="0"/>
              <w:jc w:val="center"/>
              <w:rPr>
                <w:ins w:id="453" w:author="Tim" w:date="2018-04-08T15:33:00Z"/>
              </w:rPr>
            </w:pPr>
            <w:ins w:id="454" w:author="Tim" w:date="2018-04-08T15:33:00Z">
              <w:r>
                <w:t>6</w:t>
              </w:r>
            </w:ins>
          </w:p>
        </w:tc>
        <w:tc>
          <w:tcPr>
            <w:tcW w:w="472" w:type="pct"/>
            <w:vAlign w:val="center"/>
            <w:tcPrChange w:id="455" w:author="Tim" w:date="2018-04-08T16:01:00Z">
              <w:tcPr>
                <w:tcW w:w="482" w:type="pct"/>
                <w:vAlign w:val="center"/>
              </w:tcPr>
            </w:tcPrChange>
          </w:tcPr>
          <w:p w14:paraId="73758695" w14:textId="77777777" w:rsidR="00EC7242" w:rsidRDefault="00EC7242">
            <w:pPr>
              <w:spacing w:before="0" w:after="0"/>
              <w:jc w:val="center"/>
              <w:rPr>
                <w:ins w:id="456" w:author="Tim" w:date="2018-04-08T15:33:00Z"/>
              </w:rPr>
            </w:pPr>
            <w:ins w:id="457" w:author="Tim" w:date="2018-04-08T15:33:00Z">
              <w:r>
                <w:t>6</w:t>
              </w:r>
            </w:ins>
          </w:p>
        </w:tc>
        <w:tc>
          <w:tcPr>
            <w:tcW w:w="547" w:type="pct"/>
            <w:vAlign w:val="center"/>
            <w:tcPrChange w:id="458" w:author="Tim" w:date="2018-04-08T16:01:00Z">
              <w:tcPr>
                <w:tcW w:w="482" w:type="pct"/>
                <w:vAlign w:val="center"/>
              </w:tcPr>
            </w:tcPrChange>
          </w:tcPr>
          <w:p w14:paraId="7EB8F7C3" w14:textId="77777777" w:rsidR="00EC7242" w:rsidRDefault="00EC7242">
            <w:pPr>
              <w:spacing w:before="0" w:after="0"/>
              <w:jc w:val="center"/>
              <w:rPr>
                <w:ins w:id="459" w:author="Tim" w:date="2018-04-08T15:33:00Z"/>
              </w:rPr>
            </w:pPr>
            <w:ins w:id="460" w:author="Tim" w:date="2018-04-08T15:33:00Z">
              <w:r>
                <w:t>6</w:t>
              </w:r>
            </w:ins>
          </w:p>
        </w:tc>
        <w:tc>
          <w:tcPr>
            <w:tcW w:w="786" w:type="pct"/>
            <w:vAlign w:val="center"/>
            <w:tcPrChange w:id="461" w:author="Tim" w:date="2018-04-08T16:01:00Z">
              <w:tcPr>
                <w:tcW w:w="794" w:type="pct"/>
                <w:vAlign w:val="center"/>
              </w:tcPr>
            </w:tcPrChange>
          </w:tcPr>
          <w:p w14:paraId="1905FAF0" w14:textId="77777777" w:rsidR="00EC7242" w:rsidRDefault="00EC7242">
            <w:pPr>
              <w:spacing w:before="0" w:after="0"/>
              <w:jc w:val="center"/>
              <w:rPr>
                <w:ins w:id="462" w:author="Tim" w:date="2018-04-08T15:33:00Z"/>
              </w:rPr>
            </w:pPr>
            <w:ins w:id="463" w:author="Tim" w:date="2018-04-08T15:33:00Z">
              <w:r>
                <w:t>x1M</w:t>
              </w:r>
            </w:ins>
          </w:p>
        </w:tc>
        <w:tc>
          <w:tcPr>
            <w:tcW w:w="552" w:type="pct"/>
            <w:vAlign w:val="center"/>
            <w:tcPrChange w:id="464" w:author="Tim" w:date="2018-04-08T16:01:00Z">
              <w:tcPr>
                <w:tcW w:w="565" w:type="pct"/>
                <w:vAlign w:val="center"/>
              </w:tcPr>
            </w:tcPrChange>
          </w:tcPr>
          <w:p w14:paraId="15788FD9" w14:textId="77777777" w:rsidR="00EC7242" w:rsidRDefault="00EC7242">
            <w:pPr>
              <w:spacing w:before="0" w:after="0"/>
              <w:jc w:val="center"/>
              <w:rPr>
                <w:ins w:id="465" w:author="Tim" w:date="2018-04-08T15:33:00Z"/>
              </w:rPr>
            </w:pPr>
            <w:ins w:id="466" w:author="Tim" w:date="2018-04-08T15:33:00Z">
              <w:r>
                <w:t>± 0,25%</w:t>
              </w:r>
            </w:ins>
          </w:p>
        </w:tc>
        <w:tc>
          <w:tcPr>
            <w:tcW w:w="357" w:type="pct"/>
            <w:vAlign w:val="center"/>
            <w:tcPrChange w:id="467" w:author="Tim" w:date="2018-04-08T16:01:00Z">
              <w:tcPr>
                <w:tcW w:w="1" w:type="pct"/>
              </w:tcPr>
            </w:tcPrChange>
          </w:tcPr>
          <w:p w14:paraId="1D02A36B" w14:textId="4752FC96" w:rsidR="00EC7242" w:rsidRDefault="00EC7242">
            <w:pPr>
              <w:spacing w:before="0" w:after="0"/>
              <w:jc w:val="center"/>
              <w:rPr>
                <w:ins w:id="468" w:author="Tim" w:date="2018-04-08T15:57:00Z"/>
              </w:rPr>
            </w:pPr>
            <w:ins w:id="469" w:author="Tim" w:date="2018-04-08T16:00:00Z">
              <w:r>
                <w:t xml:space="preserve">± </w:t>
              </w:r>
            </w:ins>
            <w:ins w:id="470" w:author="Tim" w:date="2018-04-08T16:01:00Z">
              <w:r w:rsidR="00051F33">
                <w:t>10</w:t>
              </w:r>
            </w:ins>
          </w:p>
        </w:tc>
      </w:tr>
      <w:tr w:rsidR="00EC7242" w14:paraId="62006795" w14:textId="0944057C" w:rsidTr="005332BA">
        <w:trPr>
          <w:ins w:id="471" w:author="Tim" w:date="2018-04-08T15:33:00Z"/>
        </w:trPr>
        <w:tc>
          <w:tcPr>
            <w:tcW w:w="1814" w:type="pct"/>
            <w:vAlign w:val="center"/>
            <w:tcPrChange w:id="472" w:author="Tim" w:date="2018-04-08T16:01:00Z">
              <w:tcPr>
                <w:tcW w:w="2194" w:type="pct"/>
                <w:vAlign w:val="center"/>
              </w:tcPr>
            </w:tcPrChange>
          </w:tcPr>
          <w:p w14:paraId="40B7D45C" w14:textId="77777777" w:rsidR="00EC7242" w:rsidRPr="00455433" w:rsidRDefault="00EC7242">
            <w:pPr>
              <w:spacing w:before="0" w:after="0"/>
              <w:jc w:val="center"/>
              <w:rPr>
                <w:ins w:id="473" w:author="Tim" w:date="2018-04-08T15:33:00Z"/>
                <w:lang w:val="en-GB"/>
              </w:rPr>
            </w:pPr>
            <w:ins w:id="474" w:author="Tim" w:date="2018-04-08T15:33:00Z">
              <w:r w:rsidRPr="00455433">
                <w:rPr>
                  <w:lang w:val="en-GB"/>
                </w:rPr>
                <w:t>violett, vi, voilet, vt, lila, vio</w:t>
              </w:r>
            </w:ins>
          </w:p>
        </w:tc>
        <w:tc>
          <w:tcPr>
            <w:tcW w:w="472" w:type="pct"/>
            <w:vAlign w:val="center"/>
            <w:tcPrChange w:id="475" w:author="Tim" w:date="2018-04-08T16:01:00Z">
              <w:tcPr>
                <w:tcW w:w="482" w:type="pct"/>
                <w:vAlign w:val="center"/>
              </w:tcPr>
            </w:tcPrChange>
          </w:tcPr>
          <w:p w14:paraId="675AAED4" w14:textId="77777777" w:rsidR="00EC7242" w:rsidRDefault="00EC7242">
            <w:pPr>
              <w:spacing w:before="0" w:after="0"/>
              <w:jc w:val="center"/>
              <w:rPr>
                <w:ins w:id="476" w:author="Tim" w:date="2018-04-08T15:33:00Z"/>
              </w:rPr>
            </w:pPr>
            <w:ins w:id="477" w:author="Tim" w:date="2018-04-08T15:33:00Z">
              <w:r>
                <w:t>7</w:t>
              </w:r>
            </w:ins>
          </w:p>
        </w:tc>
        <w:tc>
          <w:tcPr>
            <w:tcW w:w="472" w:type="pct"/>
            <w:vAlign w:val="center"/>
            <w:tcPrChange w:id="478" w:author="Tim" w:date="2018-04-08T16:01:00Z">
              <w:tcPr>
                <w:tcW w:w="482" w:type="pct"/>
                <w:vAlign w:val="center"/>
              </w:tcPr>
            </w:tcPrChange>
          </w:tcPr>
          <w:p w14:paraId="1CF1D9F4" w14:textId="77777777" w:rsidR="00EC7242" w:rsidRDefault="00EC7242">
            <w:pPr>
              <w:spacing w:before="0" w:after="0"/>
              <w:jc w:val="center"/>
              <w:rPr>
                <w:ins w:id="479" w:author="Tim" w:date="2018-04-08T15:33:00Z"/>
              </w:rPr>
            </w:pPr>
            <w:ins w:id="480" w:author="Tim" w:date="2018-04-08T15:33:00Z">
              <w:r>
                <w:t>7</w:t>
              </w:r>
            </w:ins>
          </w:p>
        </w:tc>
        <w:tc>
          <w:tcPr>
            <w:tcW w:w="547" w:type="pct"/>
            <w:vAlign w:val="center"/>
            <w:tcPrChange w:id="481" w:author="Tim" w:date="2018-04-08T16:01:00Z">
              <w:tcPr>
                <w:tcW w:w="482" w:type="pct"/>
                <w:vAlign w:val="center"/>
              </w:tcPr>
            </w:tcPrChange>
          </w:tcPr>
          <w:p w14:paraId="05431E71" w14:textId="77777777" w:rsidR="00EC7242" w:rsidRDefault="00EC7242">
            <w:pPr>
              <w:spacing w:before="0" w:after="0"/>
              <w:jc w:val="center"/>
              <w:rPr>
                <w:ins w:id="482" w:author="Tim" w:date="2018-04-08T15:33:00Z"/>
              </w:rPr>
            </w:pPr>
            <w:ins w:id="483" w:author="Tim" w:date="2018-04-08T15:33:00Z">
              <w:r>
                <w:t>7</w:t>
              </w:r>
            </w:ins>
          </w:p>
        </w:tc>
        <w:tc>
          <w:tcPr>
            <w:tcW w:w="786" w:type="pct"/>
            <w:vAlign w:val="center"/>
            <w:tcPrChange w:id="484" w:author="Tim" w:date="2018-04-08T16:01:00Z">
              <w:tcPr>
                <w:tcW w:w="794" w:type="pct"/>
                <w:vAlign w:val="center"/>
              </w:tcPr>
            </w:tcPrChange>
          </w:tcPr>
          <w:p w14:paraId="7AF37C63" w14:textId="77777777" w:rsidR="00EC7242" w:rsidRDefault="00EC7242">
            <w:pPr>
              <w:spacing w:before="0" w:after="0"/>
              <w:jc w:val="center"/>
              <w:rPr>
                <w:ins w:id="485" w:author="Tim" w:date="2018-04-08T15:33:00Z"/>
              </w:rPr>
            </w:pPr>
            <w:ins w:id="486" w:author="Tim" w:date="2018-04-08T15:33:00Z">
              <w:r>
                <w:t>x10M</w:t>
              </w:r>
            </w:ins>
          </w:p>
        </w:tc>
        <w:tc>
          <w:tcPr>
            <w:tcW w:w="552" w:type="pct"/>
            <w:vAlign w:val="center"/>
            <w:tcPrChange w:id="487" w:author="Tim" w:date="2018-04-08T16:01:00Z">
              <w:tcPr>
                <w:tcW w:w="565" w:type="pct"/>
                <w:vAlign w:val="center"/>
              </w:tcPr>
            </w:tcPrChange>
          </w:tcPr>
          <w:p w14:paraId="69F7C9AA" w14:textId="77777777" w:rsidR="00EC7242" w:rsidRDefault="00EC7242">
            <w:pPr>
              <w:spacing w:before="0" w:after="0"/>
              <w:jc w:val="center"/>
              <w:rPr>
                <w:ins w:id="488" w:author="Tim" w:date="2018-04-08T15:33:00Z"/>
              </w:rPr>
            </w:pPr>
            <w:ins w:id="489" w:author="Tim" w:date="2018-04-08T15:33:00Z">
              <w:r>
                <w:t>± 0,10%</w:t>
              </w:r>
            </w:ins>
          </w:p>
        </w:tc>
        <w:tc>
          <w:tcPr>
            <w:tcW w:w="357" w:type="pct"/>
            <w:vAlign w:val="center"/>
            <w:tcPrChange w:id="490" w:author="Tim" w:date="2018-04-08T16:01:00Z">
              <w:tcPr>
                <w:tcW w:w="1" w:type="pct"/>
              </w:tcPr>
            </w:tcPrChange>
          </w:tcPr>
          <w:p w14:paraId="11930FB6" w14:textId="408C58BB" w:rsidR="00EC7242" w:rsidRDefault="00EC7242">
            <w:pPr>
              <w:spacing w:before="0" w:after="0"/>
              <w:jc w:val="center"/>
              <w:rPr>
                <w:ins w:id="491" w:author="Tim" w:date="2018-04-08T15:57:00Z"/>
              </w:rPr>
            </w:pPr>
            <w:ins w:id="492" w:author="Tim" w:date="2018-04-08T16:00:00Z">
              <w:r>
                <w:t>±</w:t>
              </w:r>
            </w:ins>
            <w:ins w:id="493" w:author="Tim" w:date="2018-04-08T16:01:00Z">
              <w:r w:rsidR="00051F33">
                <w:t xml:space="preserve"> 5</w:t>
              </w:r>
            </w:ins>
          </w:p>
        </w:tc>
      </w:tr>
      <w:tr w:rsidR="00EC7242" w14:paraId="710DC1A6" w14:textId="51CE6C4B" w:rsidTr="005332BA">
        <w:trPr>
          <w:ins w:id="494" w:author="Tim" w:date="2018-04-08T15:33:00Z"/>
        </w:trPr>
        <w:tc>
          <w:tcPr>
            <w:tcW w:w="1814" w:type="pct"/>
            <w:vAlign w:val="center"/>
            <w:tcPrChange w:id="495" w:author="Tim" w:date="2018-04-08T16:01:00Z">
              <w:tcPr>
                <w:tcW w:w="2194" w:type="pct"/>
                <w:vAlign w:val="center"/>
              </w:tcPr>
            </w:tcPrChange>
          </w:tcPr>
          <w:p w14:paraId="44929D64" w14:textId="77777777" w:rsidR="00EC7242" w:rsidRDefault="00EC7242">
            <w:pPr>
              <w:spacing w:before="0" w:after="0"/>
              <w:jc w:val="center"/>
              <w:rPr>
                <w:ins w:id="496" w:author="Tim" w:date="2018-04-08T15:33:00Z"/>
              </w:rPr>
            </w:pPr>
            <w:ins w:id="497" w:author="Tim" w:date="2018-04-08T15:33:00Z">
              <w:r w:rsidRPr="008554FF">
                <w:t>grau, gr, grey, gy</w:t>
              </w:r>
            </w:ins>
          </w:p>
        </w:tc>
        <w:tc>
          <w:tcPr>
            <w:tcW w:w="472" w:type="pct"/>
            <w:vAlign w:val="center"/>
            <w:tcPrChange w:id="498" w:author="Tim" w:date="2018-04-08T16:01:00Z">
              <w:tcPr>
                <w:tcW w:w="482" w:type="pct"/>
                <w:vAlign w:val="center"/>
              </w:tcPr>
            </w:tcPrChange>
          </w:tcPr>
          <w:p w14:paraId="47ACCC23" w14:textId="77777777" w:rsidR="00EC7242" w:rsidRDefault="00EC7242">
            <w:pPr>
              <w:spacing w:before="0" w:after="0"/>
              <w:jc w:val="center"/>
              <w:rPr>
                <w:ins w:id="499" w:author="Tim" w:date="2018-04-08T15:33:00Z"/>
              </w:rPr>
            </w:pPr>
            <w:ins w:id="500" w:author="Tim" w:date="2018-04-08T15:33:00Z">
              <w:r>
                <w:t>8</w:t>
              </w:r>
            </w:ins>
          </w:p>
        </w:tc>
        <w:tc>
          <w:tcPr>
            <w:tcW w:w="472" w:type="pct"/>
            <w:vAlign w:val="center"/>
            <w:tcPrChange w:id="501" w:author="Tim" w:date="2018-04-08T16:01:00Z">
              <w:tcPr>
                <w:tcW w:w="482" w:type="pct"/>
                <w:vAlign w:val="center"/>
              </w:tcPr>
            </w:tcPrChange>
          </w:tcPr>
          <w:p w14:paraId="4B202724" w14:textId="77777777" w:rsidR="00EC7242" w:rsidRDefault="00EC7242">
            <w:pPr>
              <w:spacing w:before="0" w:after="0"/>
              <w:jc w:val="center"/>
              <w:rPr>
                <w:ins w:id="502" w:author="Tim" w:date="2018-04-08T15:33:00Z"/>
              </w:rPr>
            </w:pPr>
            <w:ins w:id="503" w:author="Tim" w:date="2018-04-08T15:33:00Z">
              <w:r>
                <w:t>8</w:t>
              </w:r>
            </w:ins>
          </w:p>
        </w:tc>
        <w:tc>
          <w:tcPr>
            <w:tcW w:w="547" w:type="pct"/>
            <w:vAlign w:val="center"/>
            <w:tcPrChange w:id="504" w:author="Tim" w:date="2018-04-08T16:01:00Z">
              <w:tcPr>
                <w:tcW w:w="482" w:type="pct"/>
                <w:vAlign w:val="center"/>
              </w:tcPr>
            </w:tcPrChange>
          </w:tcPr>
          <w:p w14:paraId="2B8A7469" w14:textId="77777777" w:rsidR="00EC7242" w:rsidRDefault="00EC7242">
            <w:pPr>
              <w:spacing w:before="0" w:after="0"/>
              <w:jc w:val="center"/>
              <w:rPr>
                <w:ins w:id="505" w:author="Tim" w:date="2018-04-08T15:33:00Z"/>
              </w:rPr>
            </w:pPr>
            <w:ins w:id="506" w:author="Tim" w:date="2018-04-08T15:33:00Z">
              <w:r>
                <w:t>8</w:t>
              </w:r>
            </w:ins>
          </w:p>
        </w:tc>
        <w:tc>
          <w:tcPr>
            <w:tcW w:w="786" w:type="pct"/>
            <w:vAlign w:val="center"/>
            <w:tcPrChange w:id="507" w:author="Tim" w:date="2018-04-08T16:01:00Z">
              <w:tcPr>
                <w:tcW w:w="794" w:type="pct"/>
                <w:vAlign w:val="center"/>
              </w:tcPr>
            </w:tcPrChange>
          </w:tcPr>
          <w:p w14:paraId="79A09BEF" w14:textId="77777777" w:rsidR="00EC7242" w:rsidRDefault="00EC7242">
            <w:pPr>
              <w:spacing w:before="0" w:after="0"/>
              <w:jc w:val="center"/>
              <w:rPr>
                <w:ins w:id="508" w:author="Tim" w:date="2018-04-08T15:33:00Z"/>
              </w:rPr>
            </w:pPr>
            <w:ins w:id="509" w:author="Tim" w:date="2018-04-08T15:33:00Z">
              <w:r>
                <w:t>x100M</w:t>
              </w:r>
            </w:ins>
          </w:p>
        </w:tc>
        <w:tc>
          <w:tcPr>
            <w:tcW w:w="552" w:type="pct"/>
            <w:vAlign w:val="center"/>
            <w:tcPrChange w:id="510" w:author="Tim" w:date="2018-04-08T16:01:00Z">
              <w:tcPr>
                <w:tcW w:w="565" w:type="pct"/>
                <w:vAlign w:val="center"/>
              </w:tcPr>
            </w:tcPrChange>
          </w:tcPr>
          <w:p w14:paraId="218B1E15" w14:textId="77777777" w:rsidR="00EC7242" w:rsidRDefault="00EC7242">
            <w:pPr>
              <w:spacing w:before="0" w:after="0"/>
              <w:jc w:val="center"/>
              <w:rPr>
                <w:ins w:id="511" w:author="Tim" w:date="2018-04-08T15:33:00Z"/>
              </w:rPr>
            </w:pPr>
            <w:ins w:id="512" w:author="Tim" w:date="2018-04-08T15:33:00Z">
              <w:r>
                <w:t>± 0,05%</w:t>
              </w:r>
            </w:ins>
          </w:p>
        </w:tc>
        <w:tc>
          <w:tcPr>
            <w:tcW w:w="357" w:type="pct"/>
            <w:vAlign w:val="center"/>
            <w:tcPrChange w:id="513" w:author="Tim" w:date="2018-04-08T16:01:00Z">
              <w:tcPr>
                <w:tcW w:w="1" w:type="pct"/>
              </w:tcPr>
            </w:tcPrChange>
          </w:tcPr>
          <w:p w14:paraId="771D5568" w14:textId="27F9A586" w:rsidR="00EC7242" w:rsidRDefault="00EC7242">
            <w:pPr>
              <w:spacing w:before="0" w:after="0"/>
              <w:jc w:val="center"/>
              <w:rPr>
                <w:ins w:id="514" w:author="Tim" w:date="2018-04-08T15:57:00Z"/>
              </w:rPr>
            </w:pPr>
            <w:ins w:id="515" w:author="Tim" w:date="2018-04-08T16:00:00Z">
              <w:r>
                <w:t>±</w:t>
              </w:r>
            </w:ins>
            <w:ins w:id="516" w:author="Tim" w:date="2018-04-08T16:01:00Z">
              <w:r w:rsidR="00051F33">
                <w:t xml:space="preserve"> 1</w:t>
              </w:r>
            </w:ins>
          </w:p>
        </w:tc>
      </w:tr>
      <w:tr w:rsidR="00EC7242" w14:paraId="52D3D819" w14:textId="3B6260A8" w:rsidTr="005332BA">
        <w:trPr>
          <w:ins w:id="517" w:author="Tim" w:date="2018-04-08T15:33:00Z"/>
        </w:trPr>
        <w:tc>
          <w:tcPr>
            <w:tcW w:w="1814" w:type="pct"/>
            <w:vAlign w:val="center"/>
            <w:tcPrChange w:id="518" w:author="Tim" w:date="2018-04-08T16:01:00Z">
              <w:tcPr>
                <w:tcW w:w="2194" w:type="pct"/>
                <w:vAlign w:val="center"/>
              </w:tcPr>
            </w:tcPrChange>
          </w:tcPr>
          <w:p w14:paraId="37CAFC16" w14:textId="77777777" w:rsidR="00EC7242" w:rsidRPr="00455433" w:rsidRDefault="00EC7242">
            <w:pPr>
              <w:spacing w:before="0" w:after="0"/>
              <w:jc w:val="center"/>
              <w:rPr>
                <w:ins w:id="519" w:author="Tim" w:date="2018-04-08T15:33:00Z"/>
                <w:lang w:val="en-GB"/>
              </w:rPr>
            </w:pPr>
            <w:ins w:id="520" w:author="Tim" w:date="2018-04-08T15:33:00Z">
              <w:r w:rsidRPr="00455433">
                <w:rPr>
                  <w:lang w:val="en-GB"/>
                </w:rPr>
                <w:t>weiss, ws, white, wh, weis</w:t>
              </w:r>
            </w:ins>
          </w:p>
        </w:tc>
        <w:tc>
          <w:tcPr>
            <w:tcW w:w="472" w:type="pct"/>
            <w:vAlign w:val="center"/>
            <w:tcPrChange w:id="521" w:author="Tim" w:date="2018-04-08T16:01:00Z">
              <w:tcPr>
                <w:tcW w:w="482" w:type="pct"/>
                <w:vAlign w:val="center"/>
              </w:tcPr>
            </w:tcPrChange>
          </w:tcPr>
          <w:p w14:paraId="0135985C" w14:textId="77777777" w:rsidR="00EC7242" w:rsidRDefault="00EC7242">
            <w:pPr>
              <w:spacing w:before="0" w:after="0"/>
              <w:jc w:val="center"/>
              <w:rPr>
                <w:ins w:id="522" w:author="Tim" w:date="2018-04-08T15:33:00Z"/>
              </w:rPr>
            </w:pPr>
            <w:ins w:id="523" w:author="Tim" w:date="2018-04-08T15:33:00Z">
              <w:r>
                <w:t>9</w:t>
              </w:r>
            </w:ins>
          </w:p>
        </w:tc>
        <w:tc>
          <w:tcPr>
            <w:tcW w:w="472" w:type="pct"/>
            <w:vAlign w:val="center"/>
            <w:tcPrChange w:id="524" w:author="Tim" w:date="2018-04-08T16:01:00Z">
              <w:tcPr>
                <w:tcW w:w="482" w:type="pct"/>
                <w:vAlign w:val="center"/>
              </w:tcPr>
            </w:tcPrChange>
          </w:tcPr>
          <w:p w14:paraId="0022B607" w14:textId="77777777" w:rsidR="00EC7242" w:rsidRDefault="00EC7242">
            <w:pPr>
              <w:spacing w:before="0" w:after="0"/>
              <w:jc w:val="center"/>
              <w:rPr>
                <w:ins w:id="525" w:author="Tim" w:date="2018-04-08T15:33:00Z"/>
              </w:rPr>
            </w:pPr>
            <w:ins w:id="526" w:author="Tim" w:date="2018-04-08T15:33:00Z">
              <w:r>
                <w:t>9</w:t>
              </w:r>
            </w:ins>
          </w:p>
        </w:tc>
        <w:tc>
          <w:tcPr>
            <w:tcW w:w="547" w:type="pct"/>
            <w:vAlign w:val="center"/>
            <w:tcPrChange w:id="527" w:author="Tim" w:date="2018-04-08T16:01:00Z">
              <w:tcPr>
                <w:tcW w:w="482" w:type="pct"/>
                <w:vAlign w:val="center"/>
              </w:tcPr>
            </w:tcPrChange>
          </w:tcPr>
          <w:p w14:paraId="4EADCB4A" w14:textId="77777777" w:rsidR="00EC7242" w:rsidRDefault="00EC7242">
            <w:pPr>
              <w:spacing w:before="0" w:after="0"/>
              <w:jc w:val="center"/>
              <w:rPr>
                <w:ins w:id="528" w:author="Tim" w:date="2018-04-08T15:33:00Z"/>
              </w:rPr>
            </w:pPr>
            <w:ins w:id="529" w:author="Tim" w:date="2018-04-08T15:33:00Z">
              <w:r>
                <w:t>9</w:t>
              </w:r>
            </w:ins>
          </w:p>
        </w:tc>
        <w:tc>
          <w:tcPr>
            <w:tcW w:w="786" w:type="pct"/>
            <w:vAlign w:val="center"/>
            <w:tcPrChange w:id="530" w:author="Tim" w:date="2018-04-08T16:01:00Z">
              <w:tcPr>
                <w:tcW w:w="794" w:type="pct"/>
                <w:vAlign w:val="center"/>
              </w:tcPr>
            </w:tcPrChange>
          </w:tcPr>
          <w:p w14:paraId="7C5CA351" w14:textId="77777777" w:rsidR="00EC7242" w:rsidRDefault="00EC7242">
            <w:pPr>
              <w:spacing w:before="0" w:after="0"/>
              <w:jc w:val="center"/>
              <w:rPr>
                <w:ins w:id="531" w:author="Tim" w:date="2018-04-08T15:33:00Z"/>
              </w:rPr>
            </w:pPr>
            <w:ins w:id="532" w:author="Tim" w:date="2018-04-08T15:33:00Z">
              <w:r>
                <w:t>x1G</w:t>
              </w:r>
            </w:ins>
          </w:p>
        </w:tc>
        <w:tc>
          <w:tcPr>
            <w:tcW w:w="552" w:type="pct"/>
            <w:vAlign w:val="center"/>
            <w:tcPrChange w:id="533" w:author="Tim" w:date="2018-04-08T16:01:00Z">
              <w:tcPr>
                <w:tcW w:w="565" w:type="pct"/>
                <w:vAlign w:val="center"/>
              </w:tcPr>
            </w:tcPrChange>
          </w:tcPr>
          <w:p w14:paraId="08F24F2B" w14:textId="77777777" w:rsidR="00EC7242" w:rsidRDefault="00EC7242">
            <w:pPr>
              <w:spacing w:before="0" w:after="0"/>
              <w:jc w:val="center"/>
              <w:rPr>
                <w:ins w:id="534" w:author="Tim" w:date="2018-04-08T15:33:00Z"/>
              </w:rPr>
            </w:pPr>
          </w:p>
        </w:tc>
        <w:tc>
          <w:tcPr>
            <w:tcW w:w="357" w:type="pct"/>
            <w:vAlign w:val="center"/>
            <w:tcPrChange w:id="535" w:author="Tim" w:date="2018-04-08T16:01:00Z">
              <w:tcPr>
                <w:tcW w:w="1" w:type="pct"/>
              </w:tcPr>
            </w:tcPrChange>
          </w:tcPr>
          <w:p w14:paraId="4822D9D5" w14:textId="77777777" w:rsidR="00EC7242" w:rsidRDefault="00EC7242">
            <w:pPr>
              <w:spacing w:before="0" w:after="0"/>
              <w:jc w:val="center"/>
              <w:rPr>
                <w:ins w:id="536" w:author="Tim" w:date="2018-04-08T15:57:00Z"/>
              </w:rPr>
            </w:pPr>
          </w:p>
        </w:tc>
      </w:tr>
      <w:tr w:rsidR="00EC7242" w14:paraId="12809E76" w14:textId="7C0BA12F" w:rsidTr="005332BA">
        <w:trPr>
          <w:ins w:id="537" w:author="Tim" w:date="2018-04-08T15:33:00Z"/>
        </w:trPr>
        <w:tc>
          <w:tcPr>
            <w:tcW w:w="1814" w:type="pct"/>
            <w:vAlign w:val="center"/>
            <w:tcPrChange w:id="538" w:author="Tim" w:date="2018-04-08T16:01:00Z">
              <w:tcPr>
                <w:tcW w:w="2194" w:type="pct"/>
                <w:vAlign w:val="center"/>
              </w:tcPr>
            </w:tcPrChange>
          </w:tcPr>
          <w:p w14:paraId="241608C2" w14:textId="77777777" w:rsidR="00EC7242" w:rsidRDefault="00EC7242">
            <w:pPr>
              <w:spacing w:before="0" w:after="0"/>
              <w:jc w:val="center"/>
              <w:rPr>
                <w:ins w:id="539" w:author="Tim" w:date="2018-04-08T15:33:00Z"/>
              </w:rPr>
            </w:pPr>
            <w:ins w:id="540" w:author="Tim" w:date="2018-04-08T15:33:00Z">
              <w:r w:rsidRPr="008554FF">
                <w:t>gold, au, go, gd</w:t>
              </w:r>
            </w:ins>
          </w:p>
        </w:tc>
        <w:tc>
          <w:tcPr>
            <w:tcW w:w="472" w:type="pct"/>
            <w:vAlign w:val="center"/>
            <w:tcPrChange w:id="541" w:author="Tim" w:date="2018-04-08T16:01:00Z">
              <w:tcPr>
                <w:tcW w:w="482" w:type="pct"/>
                <w:vAlign w:val="center"/>
              </w:tcPr>
            </w:tcPrChange>
          </w:tcPr>
          <w:p w14:paraId="7C5AAD80" w14:textId="77777777" w:rsidR="00EC7242" w:rsidRDefault="00EC7242">
            <w:pPr>
              <w:spacing w:before="0" w:after="0"/>
              <w:jc w:val="center"/>
              <w:rPr>
                <w:ins w:id="542" w:author="Tim" w:date="2018-04-08T15:33:00Z"/>
              </w:rPr>
            </w:pPr>
          </w:p>
        </w:tc>
        <w:tc>
          <w:tcPr>
            <w:tcW w:w="472" w:type="pct"/>
            <w:vAlign w:val="center"/>
            <w:tcPrChange w:id="543" w:author="Tim" w:date="2018-04-08T16:01:00Z">
              <w:tcPr>
                <w:tcW w:w="482" w:type="pct"/>
                <w:vAlign w:val="center"/>
              </w:tcPr>
            </w:tcPrChange>
          </w:tcPr>
          <w:p w14:paraId="3DBEFC17" w14:textId="77777777" w:rsidR="00EC7242" w:rsidRDefault="00EC7242">
            <w:pPr>
              <w:spacing w:before="0" w:after="0"/>
              <w:jc w:val="center"/>
              <w:rPr>
                <w:ins w:id="544" w:author="Tim" w:date="2018-04-08T15:33:00Z"/>
              </w:rPr>
            </w:pPr>
          </w:p>
        </w:tc>
        <w:tc>
          <w:tcPr>
            <w:tcW w:w="547" w:type="pct"/>
            <w:vAlign w:val="center"/>
            <w:tcPrChange w:id="545" w:author="Tim" w:date="2018-04-08T16:01:00Z">
              <w:tcPr>
                <w:tcW w:w="482" w:type="pct"/>
                <w:vAlign w:val="center"/>
              </w:tcPr>
            </w:tcPrChange>
          </w:tcPr>
          <w:p w14:paraId="62D9CA1B" w14:textId="77777777" w:rsidR="00EC7242" w:rsidRDefault="00EC7242">
            <w:pPr>
              <w:spacing w:before="0" w:after="0"/>
              <w:jc w:val="center"/>
              <w:rPr>
                <w:ins w:id="546" w:author="Tim" w:date="2018-04-08T15:33:00Z"/>
              </w:rPr>
            </w:pPr>
          </w:p>
        </w:tc>
        <w:tc>
          <w:tcPr>
            <w:tcW w:w="786" w:type="pct"/>
            <w:vAlign w:val="center"/>
            <w:tcPrChange w:id="547" w:author="Tim" w:date="2018-04-08T16:01:00Z">
              <w:tcPr>
                <w:tcW w:w="794" w:type="pct"/>
                <w:vAlign w:val="center"/>
              </w:tcPr>
            </w:tcPrChange>
          </w:tcPr>
          <w:p w14:paraId="582B6026" w14:textId="77777777" w:rsidR="00EC7242" w:rsidRDefault="00EC7242">
            <w:pPr>
              <w:spacing w:before="0" w:after="0"/>
              <w:jc w:val="center"/>
              <w:rPr>
                <w:ins w:id="548" w:author="Tim" w:date="2018-04-08T15:33:00Z"/>
              </w:rPr>
            </w:pPr>
            <w:ins w:id="549" w:author="Tim" w:date="2018-04-08T15:33:00Z">
              <w:r>
                <w:t>x0.1</w:t>
              </w:r>
            </w:ins>
          </w:p>
        </w:tc>
        <w:tc>
          <w:tcPr>
            <w:tcW w:w="552" w:type="pct"/>
            <w:vAlign w:val="center"/>
            <w:tcPrChange w:id="550" w:author="Tim" w:date="2018-04-08T16:01:00Z">
              <w:tcPr>
                <w:tcW w:w="565" w:type="pct"/>
                <w:vAlign w:val="center"/>
              </w:tcPr>
            </w:tcPrChange>
          </w:tcPr>
          <w:p w14:paraId="131472B1" w14:textId="77777777" w:rsidR="00EC7242" w:rsidRDefault="00EC7242">
            <w:pPr>
              <w:spacing w:before="0" w:after="0"/>
              <w:jc w:val="center"/>
              <w:rPr>
                <w:ins w:id="551" w:author="Tim" w:date="2018-04-08T15:33:00Z"/>
              </w:rPr>
            </w:pPr>
            <w:ins w:id="552" w:author="Tim" w:date="2018-04-08T15:33:00Z">
              <w:r>
                <w:t>± 5%</w:t>
              </w:r>
            </w:ins>
          </w:p>
        </w:tc>
        <w:tc>
          <w:tcPr>
            <w:tcW w:w="357" w:type="pct"/>
            <w:vAlign w:val="center"/>
            <w:tcPrChange w:id="553" w:author="Tim" w:date="2018-04-08T16:01:00Z">
              <w:tcPr>
                <w:tcW w:w="1" w:type="pct"/>
              </w:tcPr>
            </w:tcPrChange>
          </w:tcPr>
          <w:p w14:paraId="65337BFD" w14:textId="77777777" w:rsidR="00EC7242" w:rsidRDefault="00EC7242">
            <w:pPr>
              <w:spacing w:before="0" w:after="0"/>
              <w:jc w:val="center"/>
              <w:rPr>
                <w:ins w:id="554" w:author="Tim" w:date="2018-04-08T15:57:00Z"/>
              </w:rPr>
            </w:pPr>
          </w:p>
        </w:tc>
      </w:tr>
      <w:tr w:rsidR="00EC7242" w14:paraId="0F70BEEE" w14:textId="032872C1" w:rsidTr="005332BA">
        <w:trPr>
          <w:ins w:id="555" w:author="Tim" w:date="2018-04-08T15:33:00Z"/>
        </w:trPr>
        <w:tc>
          <w:tcPr>
            <w:tcW w:w="1814" w:type="pct"/>
            <w:vAlign w:val="center"/>
            <w:tcPrChange w:id="556" w:author="Tim" w:date="2018-04-08T16:01:00Z">
              <w:tcPr>
                <w:tcW w:w="2194" w:type="pct"/>
                <w:vAlign w:val="center"/>
              </w:tcPr>
            </w:tcPrChange>
          </w:tcPr>
          <w:p w14:paraId="6B4BC425" w14:textId="77777777" w:rsidR="00EC7242" w:rsidRDefault="00EC7242">
            <w:pPr>
              <w:spacing w:before="0" w:after="0"/>
              <w:jc w:val="center"/>
              <w:rPr>
                <w:ins w:id="557" w:author="Tim" w:date="2018-04-08T15:33:00Z"/>
              </w:rPr>
            </w:pPr>
            <w:ins w:id="558" w:author="Tim" w:date="2018-04-08T15:33:00Z">
              <w:r w:rsidRPr="008554FF">
                <w:t>silber, si, silver, sr, ag</w:t>
              </w:r>
            </w:ins>
          </w:p>
        </w:tc>
        <w:tc>
          <w:tcPr>
            <w:tcW w:w="472" w:type="pct"/>
            <w:vAlign w:val="center"/>
            <w:tcPrChange w:id="559" w:author="Tim" w:date="2018-04-08T16:01:00Z">
              <w:tcPr>
                <w:tcW w:w="482" w:type="pct"/>
                <w:vAlign w:val="center"/>
              </w:tcPr>
            </w:tcPrChange>
          </w:tcPr>
          <w:p w14:paraId="54B0B0E2" w14:textId="77777777" w:rsidR="00EC7242" w:rsidRDefault="00EC7242">
            <w:pPr>
              <w:spacing w:before="0" w:after="0"/>
              <w:jc w:val="center"/>
              <w:rPr>
                <w:ins w:id="560" w:author="Tim" w:date="2018-04-08T15:33:00Z"/>
              </w:rPr>
            </w:pPr>
          </w:p>
        </w:tc>
        <w:tc>
          <w:tcPr>
            <w:tcW w:w="472" w:type="pct"/>
            <w:vAlign w:val="center"/>
            <w:tcPrChange w:id="561" w:author="Tim" w:date="2018-04-08T16:01:00Z">
              <w:tcPr>
                <w:tcW w:w="482" w:type="pct"/>
                <w:vAlign w:val="center"/>
              </w:tcPr>
            </w:tcPrChange>
          </w:tcPr>
          <w:p w14:paraId="197EA83E" w14:textId="77777777" w:rsidR="00EC7242" w:rsidRDefault="00EC7242">
            <w:pPr>
              <w:spacing w:before="0" w:after="0"/>
              <w:jc w:val="center"/>
              <w:rPr>
                <w:ins w:id="562" w:author="Tim" w:date="2018-04-08T15:33:00Z"/>
              </w:rPr>
            </w:pPr>
          </w:p>
        </w:tc>
        <w:tc>
          <w:tcPr>
            <w:tcW w:w="547" w:type="pct"/>
            <w:vAlign w:val="center"/>
            <w:tcPrChange w:id="563" w:author="Tim" w:date="2018-04-08T16:01:00Z">
              <w:tcPr>
                <w:tcW w:w="482" w:type="pct"/>
                <w:vAlign w:val="center"/>
              </w:tcPr>
            </w:tcPrChange>
          </w:tcPr>
          <w:p w14:paraId="2B0919B5" w14:textId="77777777" w:rsidR="00EC7242" w:rsidRDefault="00EC7242">
            <w:pPr>
              <w:spacing w:before="0" w:after="0"/>
              <w:jc w:val="center"/>
              <w:rPr>
                <w:ins w:id="564" w:author="Tim" w:date="2018-04-08T15:33:00Z"/>
              </w:rPr>
            </w:pPr>
          </w:p>
        </w:tc>
        <w:tc>
          <w:tcPr>
            <w:tcW w:w="786" w:type="pct"/>
            <w:vAlign w:val="center"/>
            <w:tcPrChange w:id="565" w:author="Tim" w:date="2018-04-08T16:01:00Z">
              <w:tcPr>
                <w:tcW w:w="794" w:type="pct"/>
                <w:vAlign w:val="center"/>
              </w:tcPr>
            </w:tcPrChange>
          </w:tcPr>
          <w:p w14:paraId="172BFDA9" w14:textId="77777777" w:rsidR="00EC7242" w:rsidRDefault="00EC7242">
            <w:pPr>
              <w:spacing w:before="0" w:after="0"/>
              <w:jc w:val="center"/>
              <w:rPr>
                <w:ins w:id="566" w:author="Tim" w:date="2018-04-08T15:33:00Z"/>
              </w:rPr>
            </w:pPr>
            <w:ins w:id="567" w:author="Tim" w:date="2018-04-08T15:33:00Z">
              <w:r>
                <w:t>x0.01</w:t>
              </w:r>
            </w:ins>
          </w:p>
        </w:tc>
        <w:tc>
          <w:tcPr>
            <w:tcW w:w="552" w:type="pct"/>
            <w:vAlign w:val="center"/>
            <w:tcPrChange w:id="568" w:author="Tim" w:date="2018-04-08T16:01:00Z">
              <w:tcPr>
                <w:tcW w:w="565" w:type="pct"/>
                <w:vAlign w:val="center"/>
              </w:tcPr>
            </w:tcPrChange>
          </w:tcPr>
          <w:p w14:paraId="0DAF0C1F" w14:textId="77777777" w:rsidR="00EC7242" w:rsidRDefault="00EC7242">
            <w:pPr>
              <w:spacing w:before="0" w:after="0"/>
              <w:jc w:val="center"/>
              <w:rPr>
                <w:ins w:id="569" w:author="Tim" w:date="2018-04-08T15:33:00Z"/>
              </w:rPr>
            </w:pPr>
            <w:ins w:id="570" w:author="Tim" w:date="2018-04-08T15:33:00Z">
              <w:r>
                <w:t>± 10%</w:t>
              </w:r>
            </w:ins>
          </w:p>
        </w:tc>
        <w:tc>
          <w:tcPr>
            <w:tcW w:w="357" w:type="pct"/>
            <w:vAlign w:val="center"/>
            <w:tcPrChange w:id="571" w:author="Tim" w:date="2018-04-08T16:01:00Z">
              <w:tcPr>
                <w:tcW w:w="1" w:type="pct"/>
              </w:tcPr>
            </w:tcPrChange>
          </w:tcPr>
          <w:p w14:paraId="41C7016C" w14:textId="77777777" w:rsidR="00EC7242" w:rsidRDefault="00EC7242">
            <w:pPr>
              <w:spacing w:before="0" w:after="0"/>
              <w:jc w:val="center"/>
              <w:rPr>
                <w:ins w:id="572" w:author="Tim" w:date="2018-04-08T15:57:00Z"/>
              </w:rPr>
            </w:pPr>
          </w:p>
        </w:tc>
      </w:tr>
    </w:tbl>
    <w:p w14:paraId="1053B04F" w14:textId="658DD6E3" w:rsidR="001D7301" w:rsidRPr="00FF4E0E" w:rsidDel="00FF4E0E" w:rsidRDefault="001D7301" w:rsidP="00FF4E0E">
      <w:pPr>
        <w:pStyle w:val="Beschriftung"/>
        <w:rPr>
          <w:del w:id="573" w:author="Tim" w:date="2018-04-08T16:07:00Z"/>
          <w:rPrChange w:id="574" w:author="Tim" w:date="2018-04-09T15:59:00Z">
            <w:rPr>
              <w:del w:id="575" w:author="Tim" w:date="2018-04-08T16:07:00Z"/>
              <w:color w:val="auto"/>
              <w:sz w:val="22"/>
              <w:szCs w:val="22"/>
            </w:rPr>
          </w:rPrChange>
        </w:rPr>
        <w:pPrChange w:id="576" w:author="Tim" w:date="2018-04-09T16:00:00Z">
          <w:pPr>
            <w:pStyle w:val="berschrift1"/>
          </w:pPr>
        </w:pPrChange>
      </w:pPr>
      <w:bookmarkStart w:id="577" w:name="_Toc510967007"/>
      <w:bookmarkStart w:id="578" w:name="_Toc510967377"/>
      <w:bookmarkStart w:id="579" w:name="_Toc510967694"/>
      <w:bookmarkEnd w:id="577"/>
      <w:bookmarkEnd w:id="578"/>
      <w:bookmarkEnd w:id="579"/>
    </w:p>
    <w:p w14:paraId="7C3888EB" w14:textId="58DEC263" w:rsidR="00FF4E0E" w:rsidRPr="00FF4E0E" w:rsidRDefault="00FF4E0E" w:rsidP="00FF4E0E">
      <w:pPr>
        <w:pStyle w:val="Beschriftung"/>
        <w:rPr>
          <w:ins w:id="580" w:author="Tim" w:date="2018-04-09T15:59:00Z"/>
          <w:rPrChange w:id="581" w:author="Tim" w:date="2018-04-09T15:59:00Z">
            <w:rPr>
              <w:ins w:id="582" w:author="Tim" w:date="2018-04-09T15:59:00Z"/>
              <w:color w:val="auto"/>
              <w:sz w:val="22"/>
              <w:szCs w:val="22"/>
            </w:rPr>
          </w:rPrChange>
        </w:rPr>
        <w:pPrChange w:id="583" w:author="Tim" w:date="2018-04-09T16:02:00Z">
          <w:pPr>
            <w:pStyle w:val="berschrift1"/>
          </w:pPr>
        </w:pPrChange>
      </w:pPr>
      <w:bookmarkStart w:id="584" w:name="_Toc511054189"/>
      <w:ins w:id="585" w:author="Tim" w:date="2018-04-09T16:02:00Z">
        <w:r>
          <w:t xml:space="preserve">Tabelle </w:t>
        </w:r>
        <w:r>
          <w:fldChar w:fldCharType="begin"/>
        </w:r>
        <w:r>
          <w:instrText xml:space="preserve"> SEQ Tabelle \* ARABIC </w:instrText>
        </w:r>
      </w:ins>
      <w:r>
        <w:fldChar w:fldCharType="separate"/>
      </w:r>
      <w:ins w:id="586" w:author="Tim" w:date="2018-04-09T16:16:00Z">
        <w:r w:rsidR="001827FC">
          <w:rPr>
            <w:noProof/>
          </w:rPr>
          <w:t>1</w:t>
        </w:r>
      </w:ins>
      <w:ins w:id="587" w:author="Tim" w:date="2018-04-09T16:02:00Z">
        <w:r>
          <w:fldChar w:fldCharType="end"/>
        </w:r>
        <w:r>
          <w:t>: Eingabemöglichkeiten</w:t>
        </w:r>
      </w:ins>
      <w:bookmarkEnd w:id="584"/>
    </w:p>
    <w:p w14:paraId="482EC7FA" w14:textId="731F67C2" w:rsidR="00E7637D" w:rsidRPr="00F9047E" w:rsidDel="00423E34" w:rsidRDefault="00F9047E" w:rsidP="00757378">
      <w:pPr>
        <w:pStyle w:val="berschrift2"/>
        <w:rPr>
          <w:del w:id="588" w:author="Tim" w:date="2018-04-08T13:17:00Z"/>
        </w:rPr>
      </w:pPr>
      <w:del w:id="589" w:author="Tim" w:date="2018-04-08T13:17:00Z">
        <w:r w:rsidRPr="00F9047E" w:rsidDel="00423E34">
          <w:delText>Arbeits- und Zeitplan</w:delText>
        </w:r>
        <w:bookmarkStart w:id="590" w:name="_Toc510956841"/>
        <w:bookmarkStart w:id="591" w:name="_Toc510965928"/>
        <w:bookmarkStart w:id="592" w:name="_Toc510967008"/>
        <w:bookmarkStart w:id="593" w:name="_Toc510967378"/>
        <w:bookmarkStart w:id="594" w:name="_Toc510967695"/>
        <w:bookmarkStart w:id="595" w:name="_Toc511054049"/>
        <w:bookmarkEnd w:id="590"/>
        <w:bookmarkEnd w:id="591"/>
        <w:bookmarkEnd w:id="592"/>
        <w:bookmarkEnd w:id="593"/>
        <w:bookmarkEnd w:id="594"/>
        <w:bookmarkEnd w:id="595"/>
      </w:del>
    </w:p>
    <w:p w14:paraId="17BA5F90" w14:textId="4CC136F8" w:rsidR="00F9047E" w:rsidDel="00423E34" w:rsidRDefault="00453E52" w:rsidP="00F9047E">
      <w:pPr>
        <w:rPr>
          <w:del w:id="596" w:author="Tim" w:date="2018-04-08T13:17:00Z"/>
        </w:rPr>
      </w:pPr>
      <w:del w:id="597" w:author="Tim" w:date="2018-04-08T13:17:00Z">
        <w:r w:rsidDel="00423E34">
          <w:delText xml:space="preserve">Die Arbeitsplanung orientiert sich, ebenso wie diese Dokumentation, an der </w:delText>
        </w:r>
        <w:r w:rsidR="00D93A72" w:rsidDel="00423E34">
          <w:delText>Projektplanungsvorlage gemäß O31F.</w:delText>
        </w:r>
        <w:bookmarkStart w:id="598" w:name="_Toc510956842"/>
        <w:bookmarkStart w:id="599" w:name="_Toc510965929"/>
        <w:bookmarkStart w:id="600" w:name="_Toc510967009"/>
        <w:bookmarkStart w:id="601" w:name="_Toc510967379"/>
        <w:bookmarkStart w:id="602" w:name="_Toc510967696"/>
        <w:bookmarkStart w:id="603" w:name="_Toc511054050"/>
        <w:bookmarkEnd w:id="598"/>
        <w:bookmarkEnd w:id="599"/>
        <w:bookmarkEnd w:id="600"/>
        <w:bookmarkEnd w:id="601"/>
        <w:bookmarkEnd w:id="602"/>
        <w:bookmarkEnd w:id="603"/>
      </w:del>
    </w:p>
    <w:p w14:paraId="4E149950" w14:textId="50C151EA" w:rsidR="009D3E77" w:rsidDel="00423E34" w:rsidRDefault="00712C29" w:rsidP="00F9047E">
      <w:pPr>
        <w:rPr>
          <w:ins w:id="604" w:author="Jens Höcker" w:date="2018-04-08T12:28:00Z"/>
          <w:del w:id="605" w:author="Tim" w:date="2018-04-08T13:17:00Z"/>
        </w:rPr>
      </w:pPr>
      <w:del w:id="606" w:author="Tim" w:date="2018-04-08T13:17:00Z">
        <w:r w:rsidDel="00423E34">
          <w:delText xml:space="preserve">Der geplante Zeitumfang liegt bei vier Zeiteinheiten zu je 90 Minuten. </w:delText>
        </w:r>
        <w:r w:rsidR="00445EFC" w:rsidDel="00423E34">
          <w:delText xml:space="preserve">Die Dokumentation als Gesamtergebnis wird über die gesamte Dauer des Projektes erstellt. </w:delText>
        </w:r>
      </w:del>
      <w:bookmarkStart w:id="607" w:name="_Toc510956843"/>
      <w:bookmarkStart w:id="608" w:name="_Toc510965930"/>
      <w:bookmarkStart w:id="609" w:name="_Toc510967010"/>
      <w:bookmarkStart w:id="610" w:name="_Toc510967380"/>
      <w:bookmarkStart w:id="611" w:name="_Toc510967697"/>
      <w:bookmarkStart w:id="612" w:name="_Toc511054051"/>
      <w:bookmarkEnd w:id="607"/>
      <w:bookmarkEnd w:id="608"/>
      <w:bookmarkEnd w:id="609"/>
      <w:bookmarkEnd w:id="610"/>
      <w:bookmarkEnd w:id="611"/>
      <w:bookmarkEnd w:id="612"/>
    </w:p>
    <w:p w14:paraId="6055EFD3" w14:textId="174B6B83" w:rsidR="001C0968" w:rsidDel="00423E34" w:rsidRDefault="001C0968" w:rsidP="00F9047E">
      <w:pPr>
        <w:rPr>
          <w:del w:id="613" w:author="Tim" w:date="2018-04-08T13:17:00Z"/>
        </w:rPr>
      </w:pPr>
      <w:ins w:id="614" w:author="Jens Höcker" w:date="2018-04-08T12:28:00Z">
        <w:del w:id="615" w:author="Tim" w:date="2018-04-08T13:17:00Z">
          <w:r w:rsidDel="00423E34">
            <w:delText>Die Realisierung des eigentlichen Produktes erfolgt ab der dritten Arbeitsphase in An</w:delText>
          </w:r>
        </w:del>
      </w:ins>
      <w:ins w:id="616" w:author="Jens Höcker" w:date="2018-04-08T12:29:00Z">
        <w:del w:id="617" w:author="Tim" w:date="2018-04-08T13:17:00Z">
          <w:r w:rsidDel="00423E34">
            <w:delText xml:space="preserve">lehnung an den Ablauf einer Projektrealisierung angelehnt. Die </w:delText>
          </w:r>
        </w:del>
      </w:ins>
      <w:ins w:id="618" w:author="Jens Höcker" w:date="2018-04-08T12:30:00Z">
        <w:del w:id="619" w:author="Tim" w:date="2018-04-08T13:17:00Z">
          <w:r w:rsidDel="00423E34">
            <w:delText>E</w:delText>
          </w:r>
        </w:del>
      </w:ins>
      <w:ins w:id="620" w:author="Jens Höcker" w:date="2018-04-08T12:29:00Z">
        <w:del w:id="621" w:author="Tim" w:date="2018-04-08T13:17:00Z">
          <w:r w:rsidDel="00423E34">
            <w:delText xml:space="preserve">rfüllung der Kann-Kriterien ist als </w:delText>
          </w:r>
        </w:del>
      </w:ins>
      <w:ins w:id="622" w:author="Jens Höcker" w:date="2018-04-08T12:30:00Z">
        <w:del w:id="623" w:author="Tim" w:date="2018-04-08T13:17:00Z">
          <w:r w:rsidDel="00423E34">
            <w:delText>zusätzliche Arbeitsleistung geplant.</w:delText>
          </w:r>
        </w:del>
      </w:ins>
      <w:bookmarkStart w:id="624" w:name="_Toc510956844"/>
      <w:bookmarkStart w:id="625" w:name="_Toc510965931"/>
      <w:bookmarkStart w:id="626" w:name="_Toc510967011"/>
      <w:bookmarkStart w:id="627" w:name="_Toc510967381"/>
      <w:bookmarkStart w:id="628" w:name="_Toc510967698"/>
      <w:bookmarkStart w:id="629" w:name="_Toc511054052"/>
      <w:bookmarkEnd w:id="624"/>
      <w:bookmarkEnd w:id="625"/>
      <w:bookmarkEnd w:id="626"/>
      <w:bookmarkEnd w:id="627"/>
      <w:bookmarkEnd w:id="628"/>
      <w:bookmarkEnd w:id="629"/>
    </w:p>
    <w:p w14:paraId="71F6A2D7" w14:textId="79945ECF" w:rsidR="00031ACF" w:rsidDel="00423E34" w:rsidRDefault="00031ACF" w:rsidP="00757378">
      <w:pPr>
        <w:pStyle w:val="berschrift2"/>
        <w:rPr>
          <w:del w:id="630" w:author="Tim" w:date="2018-04-08T13:17:00Z"/>
        </w:rPr>
      </w:pPr>
      <w:del w:id="631" w:author="Tim" w:date="2018-04-08T13:17:00Z">
        <w:r w:rsidDel="00423E34">
          <w:delText>Ist-Beschreibung</w:delText>
        </w:r>
        <w:bookmarkStart w:id="632" w:name="_Toc510956845"/>
        <w:bookmarkStart w:id="633" w:name="_Toc510965932"/>
        <w:bookmarkStart w:id="634" w:name="_Toc510967012"/>
        <w:bookmarkStart w:id="635" w:name="_Toc510967382"/>
        <w:bookmarkStart w:id="636" w:name="_Toc510967699"/>
        <w:bookmarkStart w:id="637" w:name="_Toc511054053"/>
        <w:bookmarkEnd w:id="632"/>
        <w:bookmarkEnd w:id="633"/>
        <w:bookmarkEnd w:id="634"/>
        <w:bookmarkEnd w:id="635"/>
        <w:bookmarkEnd w:id="636"/>
        <w:bookmarkEnd w:id="637"/>
      </w:del>
    </w:p>
    <w:p w14:paraId="5B3FB93F" w14:textId="03A29412" w:rsidR="001C0968" w:rsidDel="00423E34" w:rsidRDefault="00031ACF" w:rsidP="00031ACF">
      <w:pPr>
        <w:rPr>
          <w:ins w:id="638" w:author="Jens Höcker" w:date="2018-04-08T12:35:00Z"/>
          <w:del w:id="639" w:author="Tim" w:date="2018-04-08T13:17:00Z"/>
        </w:rPr>
      </w:pPr>
      <w:del w:id="640" w:author="Tim" w:date="2018-04-08T13:17:00Z">
        <w:r w:rsidRPr="007C40A9" w:rsidDel="00423E34">
          <w:delText xml:space="preserve">Die aktuelle Situation </w:delText>
        </w:r>
        <w:r w:rsidR="007C40A9" w:rsidRPr="007C40A9" w:rsidDel="00423E34">
          <w:delText>beinhaltet ke</w:delText>
        </w:r>
        <w:r w:rsidR="007C40A9" w:rsidDel="00423E34">
          <w:delText>ine vorhandene Lösung. Die E</w:delText>
        </w:r>
        <w:r w:rsidR="00CD7C72" w:rsidDel="00423E34">
          <w:delText>n</w:delText>
        </w:r>
        <w:r w:rsidR="007C40A9" w:rsidDel="00423E34">
          <w:delText xml:space="preserve">twicklung basiert also auf der Projektgrundlage ohne existierendes Vorbild. </w:delText>
        </w:r>
      </w:del>
      <w:bookmarkStart w:id="641" w:name="_Toc510956846"/>
      <w:bookmarkStart w:id="642" w:name="_Toc510965933"/>
      <w:bookmarkStart w:id="643" w:name="_Toc510967013"/>
      <w:bookmarkStart w:id="644" w:name="_Toc510967383"/>
      <w:bookmarkStart w:id="645" w:name="_Toc510967700"/>
      <w:bookmarkStart w:id="646" w:name="_Toc511054054"/>
      <w:bookmarkEnd w:id="641"/>
      <w:bookmarkEnd w:id="642"/>
      <w:bookmarkEnd w:id="643"/>
      <w:bookmarkEnd w:id="644"/>
      <w:bookmarkEnd w:id="645"/>
      <w:bookmarkEnd w:id="646"/>
    </w:p>
    <w:p w14:paraId="7CDB217D" w14:textId="70E6DEF3" w:rsidR="00031ACF" w:rsidDel="00423E34" w:rsidRDefault="001C0968" w:rsidP="00031ACF">
      <w:pPr>
        <w:rPr>
          <w:del w:id="647" w:author="Tim" w:date="2018-04-08T13:17:00Z"/>
        </w:rPr>
      </w:pPr>
      <w:ins w:id="648" w:author="Jens Höcker" w:date="2018-04-08T12:35:00Z">
        <w:del w:id="649" w:author="Tim" w:date="2018-04-08T13:17:00Z">
          <w:r w:rsidDel="00423E34">
            <w:delText xml:space="preserve">Die aktuelle </w:delText>
          </w:r>
        </w:del>
      </w:ins>
      <w:ins w:id="650" w:author="Jens Höcker" w:date="2018-04-08T12:37:00Z">
        <w:del w:id="651" w:author="Tim" w:date="2018-04-08T13:17:00Z">
          <w:r w:rsidDel="00423E34">
            <w:delText>Bestimmung</w:delText>
          </w:r>
        </w:del>
      </w:ins>
      <w:ins w:id="652" w:author="Jens Höcker" w:date="2018-04-08T12:35:00Z">
        <w:del w:id="653" w:author="Tim" w:date="2018-04-08T13:17:00Z">
          <w:r w:rsidDel="00423E34">
            <w:delText xml:space="preserve"> eines Widerstandwertes ist die Berechnung von Hand mithilfe einer Tabelle. Das </w:delText>
          </w:r>
        </w:del>
      </w:ins>
      <w:ins w:id="654" w:author="Jens Höcker" w:date="2018-04-08T12:37:00Z">
        <w:del w:id="655" w:author="Tim" w:date="2018-04-08T13:17:00Z">
          <w:r w:rsidDel="00423E34">
            <w:delText>Berechnungen</w:delText>
          </w:r>
        </w:del>
      </w:ins>
      <w:ins w:id="656" w:author="Jens Höcker" w:date="2018-04-08T12:35:00Z">
        <w:del w:id="657" w:author="Tim" w:date="2018-04-08T13:17:00Z">
          <w:r w:rsidDel="00423E34">
            <w:delText xml:space="preserve"> von </w:delText>
          </w:r>
        </w:del>
      </w:ins>
      <w:ins w:id="658" w:author="Jens Höcker" w:date="2018-04-08T12:37:00Z">
        <w:del w:id="659" w:author="Tim" w:date="2018-04-08T13:17:00Z">
          <w:r w:rsidDel="00423E34">
            <w:delText>Hand</w:delText>
          </w:r>
        </w:del>
      </w:ins>
      <w:ins w:id="660" w:author="Jens Höcker" w:date="2018-04-08T12:36:00Z">
        <w:del w:id="661" w:author="Tim" w:date="2018-04-08T13:17:00Z">
          <w:r w:rsidDel="00423E34">
            <w:delText xml:space="preserve"> ist aufwendig und soll durch das Produkt ersetzt werden. Der hierfür notwendige Datenstamm ist einem </w:delText>
          </w:r>
          <w:r w:rsidRPr="001C0968" w:rsidDel="00423E34">
            <w:rPr>
              <w:color w:val="FF0000"/>
              <w:rPrChange w:id="662" w:author="Jens Höcker" w:date="2018-04-08T12:36:00Z">
                <w:rPr/>
              </w:rPrChange>
            </w:rPr>
            <w:delText>Tabell</w:delText>
          </w:r>
        </w:del>
      </w:ins>
      <w:ins w:id="663" w:author="Jens Höcker" w:date="2018-04-08T12:37:00Z">
        <w:del w:id="664" w:author="Tim" w:date="2018-04-08T13:17:00Z">
          <w:r w:rsidDel="00423E34">
            <w:rPr>
              <w:color w:val="FF0000"/>
            </w:rPr>
            <w:delText>e</w:delText>
          </w:r>
        </w:del>
      </w:ins>
      <w:ins w:id="665" w:author="Jens Höcker" w:date="2018-04-08T12:36:00Z">
        <w:del w:id="666" w:author="Tim" w:date="2018-04-08T13:17:00Z">
          <w:r w:rsidRPr="001C0968" w:rsidDel="00423E34">
            <w:rPr>
              <w:color w:val="FF0000"/>
              <w:rPrChange w:id="667" w:author="Jens Höcker" w:date="2018-04-08T12:36:00Z">
                <w:rPr/>
              </w:rPrChange>
            </w:rPr>
            <w:delText>nbuch</w:delText>
          </w:r>
          <w:r w:rsidDel="00423E34">
            <w:delText xml:space="preserve"> entnommen.</w:delText>
          </w:r>
        </w:del>
      </w:ins>
      <w:ins w:id="668" w:author="Jens Höcker" w:date="2018-04-08T12:31:00Z">
        <w:del w:id="669" w:author="Tim" w:date="2018-04-08T13:17:00Z">
          <w:r w:rsidDel="00423E34">
            <w:delText xml:space="preserve"> </w:delText>
          </w:r>
        </w:del>
      </w:ins>
      <w:bookmarkStart w:id="670" w:name="_Toc510956847"/>
      <w:bookmarkStart w:id="671" w:name="_Toc510965934"/>
      <w:bookmarkStart w:id="672" w:name="_Toc510967014"/>
      <w:bookmarkStart w:id="673" w:name="_Toc510967384"/>
      <w:bookmarkStart w:id="674" w:name="_Toc510967701"/>
      <w:bookmarkStart w:id="675" w:name="_Toc511054055"/>
      <w:bookmarkEnd w:id="670"/>
      <w:bookmarkEnd w:id="671"/>
      <w:bookmarkEnd w:id="672"/>
      <w:bookmarkEnd w:id="673"/>
      <w:bookmarkEnd w:id="674"/>
      <w:bookmarkEnd w:id="675"/>
    </w:p>
    <w:p w14:paraId="7B710E49" w14:textId="5C572C6C" w:rsidR="007C40A9" w:rsidDel="00423E34" w:rsidRDefault="00CD7C72" w:rsidP="00757378">
      <w:pPr>
        <w:pStyle w:val="berschrift2"/>
        <w:rPr>
          <w:del w:id="676" w:author="Tim" w:date="2018-04-08T13:17:00Z"/>
        </w:rPr>
      </w:pPr>
      <w:del w:id="677" w:author="Tim" w:date="2018-04-08T13:17:00Z">
        <w:r w:rsidDel="00423E34">
          <w:delText>Pflichtenheft</w:delText>
        </w:r>
        <w:bookmarkStart w:id="678" w:name="_Toc510956848"/>
        <w:bookmarkStart w:id="679" w:name="_Toc510965935"/>
        <w:bookmarkStart w:id="680" w:name="_Toc510967015"/>
        <w:bookmarkStart w:id="681" w:name="_Toc510967385"/>
        <w:bookmarkStart w:id="682" w:name="_Toc510967702"/>
        <w:bookmarkStart w:id="683" w:name="_Toc511054056"/>
        <w:bookmarkEnd w:id="678"/>
        <w:bookmarkEnd w:id="679"/>
        <w:bookmarkEnd w:id="680"/>
        <w:bookmarkEnd w:id="681"/>
        <w:bookmarkEnd w:id="682"/>
        <w:bookmarkEnd w:id="683"/>
      </w:del>
    </w:p>
    <w:p w14:paraId="5A7B783F" w14:textId="58F13432" w:rsidR="00CD7C72" w:rsidDel="00423E34" w:rsidRDefault="00315109" w:rsidP="00CD7C72">
      <w:pPr>
        <w:rPr>
          <w:del w:id="684" w:author="Tim" w:date="2018-04-08T13:17:00Z"/>
        </w:rPr>
      </w:pPr>
      <w:del w:id="685" w:author="Tim" w:date="2018-04-08T13:17:00Z">
        <w:r w:rsidRPr="00315109" w:rsidDel="00423E34">
          <w:delText xml:space="preserve">Das Pflichtenheft ist </w:delText>
        </w:r>
        <w:r w:rsidDel="00423E34">
          <w:delText xml:space="preserve">an Abschnitt zwei (von C73A </w:delText>
        </w:r>
        <w:r w:rsidDel="00423E34">
          <w:rPr>
            <w:color w:val="FF0000"/>
          </w:rPr>
          <w:delText>–</w:delText>
        </w:r>
        <w:r w:rsidRPr="00315109" w:rsidDel="00423E34">
          <w:rPr>
            <w:color w:val="FF0000"/>
          </w:rPr>
          <w:delText xml:space="preserve"> Reff</w:delText>
        </w:r>
        <w:r w:rsidDel="00423E34">
          <w:rPr>
            <w:color w:val="FF0000"/>
          </w:rPr>
          <w:delText xml:space="preserve">) </w:delText>
        </w:r>
        <w:r w:rsidR="003261B5" w:rsidDel="00423E34">
          <w:delText>angelehnt. D</w:delText>
        </w:r>
      </w:del>
      <w:ins w:id="686" w:author="Jens Höcker" w:date="2018-04-08T12:37:00Z">
        <w:del w:id="687" w:author="Tim" w:date="2018-04-08T13:17:00Z">
          <w:r w:rsidR="001C0968" w:rsidDel="00423E34">
            <w:delText>Im folgenden d</w:delText>
          </w:r>
        </w:del>
      </w:ins>
      <w:del w:id="688" w:author="Tim" w:date="2018-04-08T13:17:00Z">
        <w:r w:rsidR="003261B5" w:rsidDel="00423E34">
          <w:delText>ie Zielfestschreibung als Muss</w:delText>
        </w:r>
        <w:r w:rsidR="0045006B" w:rsidDel="00423E34">
          <w:delText>-</w:delText>
        </w:r>
        <w:r w:rsidR="003261B5" w:rsidDel="00423E34">
          <w:delText>Kriterien:</w:delText>
        </w:r>
        <w:bookmarkStart w:id="689" w:name="_Toc510956849"/>
        <w:bookmarkStart w:id="690" w:name="_Toc510965936"/>
        <w:bookmarkStart w:id="691" w:name="_Toc510967016"/>
        <w:bookmarkStart w:id="692" w:name="_Toc510967386"/>
        <w:bookmarkStart w:id="693" w:name="_Toc510967703"/>
        <w:bookmarkStart w:id="694" w:name="_Toc511054057"/>
        <w:bookmarkEnd w:id="689"/>
        <w:bookmarkEnd w:id="690"/>
        <w:bookmarkEnd w:id="691"/>
        <w:bookmarkEnd w:id="692"/>
        <w:bookmarkEnd w:id="693"/>
        <w:bookmarkEnd w:id="694"/>
      </w:del>
    </w:p>
    <w:p w14:paraId="52A7ED8F" w14:textId="6409C375" w:rsidR="0045006B" w:rsidDel="00423E34" w:rsidRDefault="00235104" w:rsidP="00442AF5">
      <w:pPr>
        <w:pStyle w:val="Listenabsatz"/>
        <w:numPr>
          <w:ilvl w:val="0"/>
          <w:numId w:val="5"/>
        </w:numPr>
        <w:rPr>
          <w:del w:id="695" w:author="Tim" w:date="2018-04-08T13:17:00Z"/>
        </w:rPr>
      </w:pPr>
      <w:del w:id="696" w:author="Tim" w:date="2018-04-08T13:17:00Z">
        <w:r w:rsidDel="00423E34">
          <w:delText xml:space="preserve">Die Implementation des Produktes (Software) </w:delText>
        </w:r>
        <w:r w:rsidR="00442AF5" w:rsidDel="00423E34">
          <w:delText xml:space="preserve">ist in </w:delText>
        </w:r>
        <w:r w:rsidR="00A07658" w:rsidDel="00423E34">
          <w:delText>ANSI-</w:delText>
        </w:r>
        <w:r w:rsidR="00442AF5" w:rsidDel="00423E34">
          <w:delText>C zu realisieren</w:delText>
        </w:r>
        <w:bookmarkStart w:id="697" w:name="_Toc510956850"/>
        <w:bookmarkStart w:id="698" w:name="_Toc510965937"/>
        <w:bookmarkStart w:id="699" w:name="_Toc510967017"/>
        <w:bookmarkStart w:id="700" w:name="_Toc510967387"/>
        <w:bookmarkStart w:id="701" w:name="_Toc510967704"/>
        <w:bookmarkStart w:id="702" w:name="_Toc511054058"/>
        <w:bookmarkEnd w:id="697"/>
        <w:bookmarkEnd w:id="698"/>
        <w:bookmarkEnd w:id="699"/>
        <w:bookmarkEnd w:id="700"/>
        <w:bookmarkEnd w:id="701"/>
        <w:bookmarkEnd w:id="702"/>
      </w:del>
    </w:p>
    <w:p w14:paraId="78878FB6" w14:textId="6E197DF1" w:rsidR="003261B5" w:rsidDel="00423E34" w:rsidRDefault="00C75DBE" w:rsidP="003261B5">
      <w:pPr>
        <w:pStyle w:val="Listenabsatz"/>
        <w:numPr>
          <w:ilvl w:val="0"/>
          <w:numId w:val="5"/>
        </w:numPr>
        <w:rPr>
          <w:del w:id="703" w:author="Tim" w:date="2018-04-08T13:17:00Z"/>
        </w:rPr>
      </w:pPr>
      <w:del w:id="704" w:author="Tim" w:date="2018-04-08T13:17:00Z">
        <w:r w:rsidDel="00423E34">
          <w:delText xml:space="preserve">Eingabe: Eine Zeichenkette für einen Widerstandswert. Die </w:delText>
        </w:r>
        <w:r w:rsidR="0045006B" w:rsidDel="00423E34">
          <w:delText>e</w:delText>
        </w:r>
        <w:r w:rsidDel="00423E34">
          <w:delText xml:space="preserve">inzelnen </w:delText>
        </w:r>
        <w:r w:rsidR="0045006B" w:rsidDel="00423E34">
          <w:delText>F</w:delText>
        </w:r>
        <w:r w:rsidR="00E61B8C" w:rsidDel="00423E34">
          <w:delText>a</w:delText>
        </w:r>
        <w:r w:rsidDel="00423E34">
          <w:delText>rben sollen als Worte repräsentiert und durch „</w:delText>
        </w:r>
        <w:r w:rsidR="00E61B8C" w:rsidDel="00423E34">
          <w:delText>-„</w:delText>
        </w:r>
        <w:r w:rsidDel="00423E34">
          <w:delText xml:space="preserve"> getrennt werden.</w:delText>
        </w:r>
        <w:bookmarkStart w:id="705" w:name="_Toc510956851"/>
        <w:bookmarkStart w:id="706" w:name="_Toc510965938"/>
        <w:bookmarkStart w:id="707" w:name="_Toc510967018"/>
        <w:bookmarkStart w:id="708" w:name="_Toc510967388"/>
        <w:bookmarkStart w:id="709" w:name="_Toc510967705"/>
        <w:bookmarkStart w:id="710" w:name="_Toc511054059"/>
        <w:bookmarkEnd w:id="705"/>
        <w:bookmarkEnd w:id="706"/>
        <w:bookmarkEnd w:id="707"/>
        <w:bookmarkEnd w:id="708"/>
        <w:bookmarkEnd w:id="709"/>
        <w:bookmarkEnd w:id="710"/>
      </w:del>
    </w:p>
    <w:p w14:paraId="2091C2F5" w14:textId="4A25EEF3" w:rsidR="00E61B8C" w:rsidDel="00423E34" w:rsidRDefault="00E61B8C" w:rsidP="003261B5">
      <w:pPr>
        <w:pStyle w:val="Listenabsatz"/>
        <w:numPr>
          <w:ilvl w:val="0"/>
          <w:numId w:val="5"/>
        </w:numPr>
        <w:rPr>
          <w:del w:id="711" w:author="Tim" w:date="2018-04-08T13:17:00Z"/>
        </w:rPr>
      </w:pPr>
      <w:del w:id="712" w:author="Tim" w:date="2018-04-08T13:17:00Z">
        <w:r w:rsidDel="00423E34">
          <w:delText xml:space="preserve">Die genannte Zeichenkette ist als </w:delText>
        </w:r>
        <w:r w:rsidR="00722D22" w:rsidDel="00423E34">
          <w:delText xml:space="preserve">gesamte Eingabe zu </w:delText>
        </w:r>
        <w:r w:rsidR="001147FF" w:rsidDel="00423E34">
          <w:delText>v</w:delText>
        </w:r>
        <w:r w:rsidR="00722D22" w:rsidDel="00423E34">
          <w:delText>erarbeiten</w:delText>
        </w:r>
        <w:bookmarkStart w:id="713" w:name="_Toc510956852"/>
        <w:bookmarkStart w:id="714" w:name="_Toc510965939"/>
        <w:bookmarkStart w:id="715" w:name="_Toc510967019"/>
        <w:bookmarkStart w:id="716" w:name="_Toc510967389"/>
        <w:bookmarkStart w:id="717" w:name="_Toc510967706"/>
        <w:bookmarkStart w:id="718" w:name="_Toc511054060"/>
        <w:bookmarkEnd w:id="713"/>
        <w:bookmarkEnd w:id="714"/>
        <w:bookmarkEnd w:id="715"/>
        <w:bookmarkEnd w:id="716"/>
        <w:bookmarkEnd w:id="717"/>
        <w:bookmarkEnd w:id="718"/>
      </w:del>
    </w:p>
    <w:p w14:paraId="7FC2D2C6" w14:textId="160B8865" w:rsidR="00722D22" w:rsidDel="00423E34" w:rsidRDefault="00722D22" w:rsidP="003261B5">
      <w:pPr>
        <w:pStyle w:val="Listenabsatz"/>
        <w:numPr>
          <w:ilvl w:val="0"/>
          <w:numId w:val="5"/>
        </w:numPr>
        <w:rPr>
          <w:del w:id="719" w:author="Tim" w:date="2018-04-08T13:17:00Z"/>
        </w:rPr>
      </w:pPr>
      <w:del w:id="720" w:author="Tim" w:date="2018-04-08T13:17:00Z">
        <w:r w:rsidDel="00423E34">
          <w:delText>Das Phasenmodell soll als Planungsgrundlage verwendet werden</w:delText>
        </w:r>
        <w:bookmarkStart w:id="721" w:name="_Toc510956853"/>
        <w:bookmarkStart w:id="722" w:name="_Toc510965940"/>
        <w:bookmarkStart w:id="723" w:name="_Toc510967020"/>
        <w:bookmarkStart w:id="724" w:name="_Toc510967390"/>
        <w:bookmarkStart w:id="725" w:name="_Toc510967707"/>
        <w:bookmarkStart w:id="726" w:name="_Toc511054061"/>
        <w:bookmarkEnd w:id="721"/>
        <w:bookmarkEnd w:id="722"/>
        <w:bookmarkEnd w:id="723"/>
        <w:bookmarkEnd w:id="724"/>
        <w:bookmarkEnd w:id="725"/>
        <w:bookmarkEnd w:id="726"/>
      </w:del>
    </w:p>
    <w:p w14:paraId="01BFF123" w14:textId="5F64350F" w:rsidR="00722D22" w:rsidDel="00423E34" w:rsidRDefault="004A32B1" w:rsidP="004A32B1">
      <w:pPr>
        <w:pStyle w:val="Listenabsatz"/>
        <w:numPr>
          <w:ilvl w:val="0"/>
          <w:numId w:val="5"/>
        </w:numPr>
        <w:rPr>
          <w:del w:id="727" w:author="Tim" w:date="2018-04-08T13:17:00Z"/>
        </w:rPr>
      </w:pPr>
      <w:del w:id="728" w:author="Tim" w:date="2018-04-08T13:17:00Z">
        <w:r w:rsidDel="00423E34">
          <w:delText>Realisierung des Projektes unter Anwendung des Top-Down Modells</w:delText>
        </w:r>
        <w:bookmarkStart w:id="729" w:name="_Toc510956854"/>
        <w:bookmarkStart w:id="730" w:name="_Toc510965941"/>
        <w:bookmarkStart w:id="731" w:name="_Toc510967021"/>
        <w:bookmarkStart w:id="732" w:name="_Toc510967391"/>
        <w:bookmarkStart w:id="733" w:name="_Toc510967708"/>
        <w:bookmarkStart w:id="734" w:name="_Toc511054062"/>
        <w:bookmarkEnd w:id="729"/>
        <w:bookmarkEnd w:id="730"/>
        <w:bookmarkEnd w:id="731"/>
        <w:bookmarkEnd w:id="732"/>
        <w:bookmarkEnd w:id="733"/>
        <w:bookmarkEnd w:id="734"/>
      </w:del>
    </w:p>
    <w:p w14:paraId="7C625969" w14:textId="1D7C87FE" w:rsidR="004A32B1" w:rsidDel="00423E34" w:rsidRDefault="003C3492" w:rsidP="004A32B1">
      <w:pPr>
        <w:pStyle w:val="Listenabsatz"/>
        <w:numPr>
          <w:ilvl w:val="0"/>
          <w:numId w:val="5"/>
        </w:numPr>
        <w:rPr>
          <w:del w:id="735" w:author="Tim" w:date="2018-04-08T13:17:00Z"/>
        </w:rPr>
      </w:pPr>
      <w:del w:id="736" w:author="Tim" w:date="2018-04-08T13:17:00Z">
        <w:r w:rsidDel="00423E34">
          <w:delText>Zur Implementation ist die C-Standard Bibliothek zu verwenden</w:delText>
        </w:r>
        <w:bookmarkStart w:id="737" w:name="_Toc510956855"/>
        <w:bookmarkStart w:id="738" w:name="_Toc510965942"/>
        <w:bookmarkStart w:id="739" w:name="_Toc510967022"/>
        <w:bookmarkStart w:id="740" w:name="_Toc510967392"/>
        <w:bookmarkStart w:id="741" w:name="_Toc510967709"/>
        <w:bookmarkStart w:id="742" w:name="_Toc511054063"/>
        <w:bookmarkEnd w:id="737"/>
        <w:bookmarkEnd w:id="738"/>
        <w:bookmarkEnd w:id="739"/>
        <w:bookmarkEnd w:id="740"/>
        <w:bookmarkEnd w:id="741"/>
        <w:bookmarkEnd w:id="742"/>
      </w:del>
    </w:p>
    <w:p w14:paraId="70514D6B" w14:textId="6C8F75DD" w:rsidR="00442AF5" w:rsidDel="00423E34" w:rsidRDefault="00E45009" w:rsidP="004A32B1">
      <w:pPr>
        <w:pStyle w:val="Listenabsatz"/>
        <w:numPr>
          <w:ilvl w:val="0"/>
          <w:numId w:val="5"/>
        </w:numPr>
        <w:rPr>
          <w:del w:id="743" w:author="Tim" w:date="2018-04-08T13:17:00Z"/>
        </w:rPr>
      </w:pPr>
      <w:del w:id="744" w:author="Tim" w:date="2018-04-08T13:17:00Z">
        <w:r w:rsidDel="00423E34">
          <w:delText>I18N und L10N ist nach Möglichkeit anzuwenden</w:delText>
        </w:r>
        <w:r w:rsidR="00533AE4" w:rsidDel="00423E34">
          <w:delText xml:space="preserve"> (</w:delText>
        </w:r>
        <w:r w:rsidR="00532C4A" w:rsidDel="00423E34">
          <w:delText>Internationalisierung und Lokalisierung)</w:delText>
        </w:r>
        <w:bookmarkStart w:id="745" w:name="_Toc510956856"/>
        <w:bookmarkStart w:id="746" w:name="_Toc510965943"/>
        <w:bookmarkStart w:id="747" w:name="_Toc510967023"/>
        <w:bookmarkStart w:id="748" w:name="_Toc510967393"/>
        <w:bookmarkStart w:id="749" w:name="_Toc510967710"/>
        <w:bookmarkStart w:id="750" w:name="_Toc511054064"/>
        <w:bookmarkEnd w:id="745"/>
        <w:bookmarkEnd w:id="746"/>
        <w:bookmarkEnd w:id="747"/>
        <w:bookmarkEnd w:id="748"/>
        <w:bookmarkEnd w:id="749"/>
        <w:bookmarkEnd w:id="750"/>
      </w:del>
    </w:p>
    <w:p w14:paraId="1AA5F40C" w14:textId="5E508890" w:rsidR="00E45009" w:rsidDel="00423E34" w:rsidRDefault="00E45009" w:rsidP="004A32B1">
      <w:pPr>
        <w:pStyle w:val="Listenabsatz"/>
        <w:numPr>
          <w:ilvl w:val="0"/>
          <w:numId w:val="5"/>
        </w:numPr>
        <w:rPr>
          <w:del w:id="751" w:author="Tim" w:date="2018-04-08T13:17:00Z"/>
        </w:rPr>
      </w:pPr>
      <w:del w:id="752" w:author="Tim" w:date="2018-04-08T13:17:00Z">
        <w:r w:rsidDel="00423E34">
          <w:delText xml:space="preserve">Die Verwendung von </w:delText>
        </w:r>
        <w:r w:rsidR="00385369" w:rsidDel="00423E34">
          <w:delText>globalen Variablen und Sprüngen ist zu vermeiden</w:delText>
        </w:r>
        <w:bookmarkStart w:id="753" w:name="_Toc510956857"/>
        <w:bookmarkStart w:id="754" w:name="_Toc510965944"/>
        <w:bookmarkStart w:id="755" w:name="_Toc510967024"/>
        <w:bookmarkStart w:id="756" w:name="_Toc510967394"/>
        <w:bookmarkStart w:id="757" w:name="_Toc510967711"/>
        <w:bookmarkStart w:id="758" w:name="_Toc511054065"/>
        <w:bookmarkEnd w:id="753"/>
        <w:bookmarkEnd w:id="754"/>
        <w:bookmarkEnd w:id="755"/>
        <w:bookmarkEnd w:id="756"/>
        <w:bookmarkEnd w:id="757"/>
        <w:bookmarkEnd w:id="758"/>
      </w:del>
    </w:p>
    <w:p w14:paraId="49376F4E" w14:textId="1F593ECA" w:rsidR="000E0819" w:rsidDel="00423E34" w:rsidRDefault="00A76F0F" w:rsidP="004A32B1">
      <w:pPr>
        <w:pStyle w:val="Listenabsatz"/>
        <w:numPr>
          <w:ilvl w:val="0"/>
          <w:numId w:val="5"/>
        </w:numPr>
        <w:rPr>
          <w:del w:id="759" w:author="Tim" w:date="2018-04-08T13:17:00Z"/>
        </w:rPr>
      </w:pPr>
      <w:del w:id="760" w:author="Tim" w:date="2018-04-08T13:17:00Z">
        <w:r w:rsidDel="00423E34">
          <w:delText xml:space="preserve">Zu jeder Funktion </w:delText>
        </w:r>
      </w:del>
      <w:ins w:id="761" w:author="Jens Höcker" w:date="2018-04-08T12:39:00Z">
        <w:del w:id="762" w:author="Tim" w:date="2018-04-08T13:17:00Z">
          <w:r w:rsidR="00A85AE5" w:rsidDel="00423E34">
            <w:delText xml:space="preserve">(der Hilfestellung) </w:delText>
          </w:r>
        </w:del>
      </w:ins>
      <w:del w:id="763" w:author="Tim" w:date="2018-04-08T13:17:00Z">
        <w:r w:rsidDel="00423E34">
          <w:delText>der Implementation soll eine Testsoftware existieren</w:delText>
        </w:r>
        <w:bookmarkStart w:id="764" w:name="_Toc510956858"/>
        <w:bookmarkStart w:id="765" w:name="_Toc510965945"/>
        <w:bookmarkStart w:id="766" w:name="_Toc510967025"/>
        <w:bookmarkStart w:id="767" w:name="_Toc510967395"/>
        <w:bookmarkStart w:id="768" w:name="_Toc510967712"/>
        <w:bookmarkStart w:id="769" w:name="_Toc511054066"/>
        <w:bookmarkEnd w:id="764"/>
        <w:bookmarkEnd w:id="765"/>
        <w:bookmarkEnd w:id="766"/>
        <w:bookmarkEnd w:id="767"/>
        <w:bookmarkEnd w:id="768"/>
        <w:bookmarkEnd w:id="769"/>
      </w:del>
    </w:p>
    <w:p w14:paraId="49CBC976" w14:textId="1E09BD3B" w:rsidR="00ED5B61" w:rsidDel="00423E34" w:rsidRDefault="00ED5B61" w:rsidP="00ED5B61">
      <w:pPr>
        <w:rPr>
          <w:del w:id="770" w:author="Tim" w:date="2018-04-08T13:17:00Z"/>
        </w:rPr>
      </w:pPr>
      <w:del w:id="771" w:author="Tim" w:date="2018-04-08T13:17:00Z">
        <w:r w:rsidDel="00423E34">
          <w:delText>Folgend die Auflistung der Kann-Kriterien:</w:delText>
        </w:r>
        <w:bookmarkStart w:id="772" w:name="_Toc510956859"/>
        <w:bookmarkStart w:id="773" w:name="_Toc510965946"/>
        <w:bookmarkStart w:id="774" w:name="_Toc510967026"/>
        <w:bookmarkStart w:id="775" w:name="_Toc510967396"/>
        <w:bookmarkStart w:id="776" w:name="_Toc510967713"/>
        <w:bookmarkStart w:id="777" w:name="_Toc511054067"/>
        <w:bookmarkEnd w:id="772"/>
        <w:bookmarkEnd w:id="773"/>
        <w:bookmarkEnd w:id="774"/>
        <w:bookmarkEnd w:id="775"/>
        <w:bookmarkEnd w:id="776"/>
        <w:bookmarkEnd w:id="777"/>
      </w:del>
    </w:p>
    <w:p w14:paraId="74E055C7" w14:textId="251DAECA" w:rsidR="00ED5B61" w:rsidDel="00423E34" w:rsidRDefault="000D5310" w:rsidP="00ED5B61">
      <w:pPr>
        <w:pStyle w:val="Listenabsatz"/>
        <w:numPr>
          <w:ilvl w:val="0"/>
          <w:numId w:val="5"/>
        </w:numPr>
        <w:rPr>
          <w:del w:id="778" w:author="Tim" w:date="2018-04-08T13:17:00Z"/>
        </w:rPr>
      </w:pPr>
      <w:del w:id="779" w:author="Tim" w:date="2018-04-08T13:17:00Z">
        <w:r w:rsidDel="00423E34">
          <w:delText xml:space="preserve">Als Eingabe sind auch die Kürzel gem. </w:delText>
        </w:r>
      </w:del>
      <w:ins w:id="780" w:author="Jens Höcker" w:date="2018-04-08T12:38:00Z">
        <w:del w:id="781" w:author="Tim" w:date="2018-04-08T13:17:00Z">
          <w:r w:rsidR="00A85AE5" w:rsidRPr="00A85AE5" w:rsidDel="00423E34">
            <w:rPr>
              <w:rPrChange w:id="782" w:author="Jens Höcker" w:date="2018-04-08T12:39:00Z">
                <w:rPr>
                  <w:color w:val="FF0000"/>
                </w:rPr>
              </w:rPrChange>
            </w:rPr>
            <w:delText>DIN 47002 oder auch IEC 60</w:delText>
          </w:r>
        </w:del>
      </w:ins>
      <w:ins w:id="783" w:author="Jens Höcker" w:date="2018-04-08T12:39:00Z">
        <w:del w:id="784" w:author="Tim" w:date="2018-04-08T13:17:00Z">
          <w:r w:rsidR="00A85AE5" w:rsidRPr="00A85AE5" w:rsidDel="00423E34">
            <w:rPr>
              <w:rPrChange w:id="785" w:author="Jens Höcker" w:date="2018-04-08T12:39:00Z">
                <w:rPr>
                  <w:color w:val="FF0000"/>
                </w:rPr>
              </w:rPrChange>
            </w:rPr>
            <w:delText>757</w:delText>
          </w:r>
        </w:del>
      </w:ins>
      <w:del w:id="786" w:author="Tim" w:date="2018-04-08T13:17:00Z">
        <w:r w:rsidDel="00423E34">
          <w:delText>IEC</w:delText>
        </w:r>
        <w:r w:rsidRPr="00F559C3" w:rsidDel="00423E34">
          <w:rPr>
            <w:color w:val="FF0000"/>
          </w:rPr>
          <w:delText xml:space="preserve"> XXX</w:delText>
        </w:r>
        <w:r w:rsidR="00E828B4" w:rsidRPr="00F559C3" w:rsidDel="00423E34">
          <w:rPr>
            <w:color w:val="FF0000"/>
          </w:rPr>
          <w:delText xml:space="preserve"> </w:delText>
        </w:r>
        <w:r w:rsidR="00E828B4" w:rsidDel="00423E34">
          <w:delText>möglich</w:delText>
        </w:r>
        <w:bookmarkStart w:id="787" w:name="_Toc510956860"/>
        <w:bookmarkStart w:id="788" w:name="_Toc510965947"/>
        <w:bookmarkStart w:id="789" w:name="_Toc510967027"/>
        <w:bookmarkStart w:id="790" w:name="_Toc510967397"/>
        <w:bookmarkStart w:id="791" w:name="_Toc510967714"/>
        <w:bookmarkStart w:id="792" w:name="_Toc511054068"/>
        <w:bookmarkEnd w:id="787"/>
        <w:bookmarkEnd w:id="788"/>
        <w:bookmarkEnd w:id="789"/>
        <w:bookmarkEnd w:id="790"/>
        <w:bookmarkEnd w:id="791"/>
        <w:bookmarkEnd w:id="792"/>
      </w:del>
    </w:p>
    <w:p w14:paraId="18050C88" w14:textId="3E515212" w:rsidR="00E828B4" w:rsidDel="00423E34" w:rsidRDefault="00E828B4" w:rsidP="00ED5B61">
      <w:pPr>
        <w:pStyle w:val="Listenabsatz"/>
        <w:numPr>
          <w:ilvl w:val="0"/>
          <w:numId w:val="5"/>
        </w:numPr>
        <w:rPr>
          <w:del w:id="793" w:author="Tim" w:date="2018-04-08T13:17:00Z"/>
        </w:rPr>
      </w:pPr>
      <w:del w:id="794" w:author="Tim" w:date="2018-04-08T13:17:00Z">
        <w:r w:rsidDel="00423E34">
          <w:delText>Groß und Kleinschreibung sollten egal sein</w:delText>
        </w:r>
        <w:bookmarkStart w:id="795" w:name="_Toc510956861"/>
        <w:bookmarkStart w:id="796" w:name="_Toc510965948"/>
        <w:bookmarkStart w:id="797" w:name="_Toc510967028"/>
        <w:bookmarkStart w:id="798" w:name="_Toc510967398"/>
        <w:bookmarkStart w:id="799" w:name="_Toc510967715"/>
        <w:bookmarkStart w:id="800" w:name="_Toc511054069"/>
        <w:bookmarkEnd w:id="795"/>
        <w:bookmarkEnd w:id="796"/>
        <w:bookmarkEnd w:id="797"/>
        <w:bookmarkEnd w:id="798"/>
        <w:bookmarkEnd w:id="799"/>
        <w:bookmarkEnd w:id="800"/>
      </w:del>
    </w:p>
    <w:p w14:paraId="158B7D95" w14:textId="4AE88626" w:rsidR="00354521" w:rsidDel="00423E34" w:rsidRDefault="00354521" w:rsidP="00354521">
      <w:pPr>
        <w:pStyle w:val="Listenabsatz"/>
        <w:numPr>
          <w:ilvl w:val="0"/>
          <w:numId w:val="5"/>
        </w:numPr>
        <w:rPr>
          <w:del w:id="801" w:author="Tim" w:date="2018-04-08T13:17:00Z"/>
        </w:rPr>
      </w:pPr>
      <w:del w:id="802" w:author="Tim" w:date="2018-04-08T13:17:00Z">
        <w:r w:rsidDel="00423E34">
          <w:delText>Unterscheidung zwischen Kohle-</w:delText>
        </w:r>
        <w:r w:rsidR="00B344D7" w:rsidDel="00423E34">
          <w:delText>,</w:delText>
        </w:r>
        <w:r w:rsidDel="00423E34">
          <w:delText xml:space="preserve"> Metallschicht und Präzisionswiderständen</w:delText>
        </w:r>
        <w:bookmarkStart w:id="803" w:name="_Toc510956862"/>
        <w:bookmarkStart w:id="804" w:name="_Toc510965949"/>
        <w:bookmarkStart w:id="805" w:name="_Toc510967029"/>
        <w:bookmarkStart w:id="806" w:name="_Toc510967399"/>
        <w:bookmarkStart w:id="807" w:name="_Toc510967716"/>
        <w:bookmarkStart w:id="808" w:name="_Toc511054070"/>
        <w:bookmarkEnd w:id="803"/>
        <w:bookmarkEnd w:id="804"/>
        <w:bookmarkEnd w:id="805"/>
        <w:bookmarkEnd w:id="806"/>
        <w:bookmarkEnd w:id="807"/>
        <w:bookmarkEnd w:id="808"/>
      </w:del>
    </w:p>
    <w:p w14:paraId="0902FC25" w14:textId="1D3A55EE" w:rsidR="00354521" w:rsidDel="00423E34" w:rsidRDefault="001B5949" w:rsidP="00354521">
      <w:pPr>
        <w:pStyle w:val="Listenabsatz"/>
        <w:numPr>
          <w:ilvl w:val="0"/>
          <w:numId w:val="5"/>
        </w:numPr>
        <w:rPr>
          <w:ins w:id="809" w:author="Jens Höcker" w:date="2018-04-08T12:40:00Z"/>
          <w:del w:id="810" w:author="Tim" w:date="2018-04-08T13:17:00Z"/>
        </w:rPr>
      </w:pPr>
      <w:del w:id="811" w:author="Tim" w:date="2018-04-08T13:17:00Z">
        <w:r w:rsidDel="00423E34">
          <w:delText>Die Realisierung einer grafischen Oberfläche ist vorerst nicht angedacht</w:delText>
        </w:r>
      </w:del>
      <w:bookmarkStart w:id="812" w:name="_Toc510956863"/>
      <w:bookmarkStart w:id="813" w:name="_Toc510965950"/>
      <w:bookmarkStart w:id="814" w:name="_Toc510967030"/>
      <w:bookmarkStart w:id="815" w:name="_Toc510967400"/>
      <w:bookmarkStart w:id="816" w:name="_Toc510967717"/>
      <w:bookmarkStart w:id="817" w:name="_Toc511054071"/>
      <w:bookmarkEnd w:id="812"/>
      <w:bookmarkEnd w:id="813"/>
      <w:bookmarkEnd w:id="814"/>
      <w:bookmarkEnd w:id="815"/>
      <w:bookmarkEnd w:id="816"/>
      <w:bookmarkEnd w:id="817"/>
    </w:p>
    <w:p w14:paraId="51BAD904" w14:textId="5D2895C7" w:rsidR="00A85AE5" w:rsidDel="00423E34" w:rsidRDefault="00A85AE5" w:rsidP="00354521">
      <w:pPr>
        <w:pStyle w:val="Listenabsatz"/>
        <w:numPr>
          <w:ilvl w:val="0"/>
          <w:numId w:val="5"/>
        </w:numPr>
        <w:rPr>
          <w:del w:id="818" w:author="Tim" w:date="2018-04-08T13:17:00Z"/>
        </w:rPr>
      </w:pPr>
      <w:ins w:id="819" w:author="Jens Höcker" w:date="2018-04-08T12:40:00Z">
        <w:del w:id="820" w:author="Tim" w:date="2018-04-08T13:17:00Z">
          <w:r w:rsidDel="00423E34">
            <w:delText>Zusätzliche Erweiterung von Funktionalitäten</w:delText>
          </w:r>
        </w:del>
      </w:ins>
      <w:ins w:id="821" w:author="Jens Höcker" w:date="2018-04-08T12:41:00Z">
        <w:del w:id="822" w:author="Tim" w:date="2018-04-08T13:17:00Z">
          <w:r w:rsidDel="00423E34">
            <w:delText xml:space="preserve"> die praktisch sein können</w:delText>
          </w:r>
        </w:del>
      </w:ins>
      <w:bookmarkStart w:id="823" w:name="_Toc510956864"/>
      <w:bookmarkStart w:id="824" w:name="_Toc510965951"/>
      <w:bookmarkStart w:id="825" w:name="_Toc510967031"/>
      <w:bookmarkStart w:id="826" w:name="_Toc510967401"/>
      <w:bookmarkStart w:id="827" w:name="_Toc510967718"/>
      <w:bookmarkStart w:id="828" w:name="_Toc511054072"/>
      <w:bookmarkEnd w:id="823"/>
      <w:bookmarkEnd w:id="824"/>
      <w:bookmarkEnd w:id="825"/>
      <w:bookmarkEnd w:id="826"/>
      <w:bookmarkEnd w:id="827"/>
      <w:bookmarkEnd w:id="828"/>
    </w:p>
    <w:p w14:paraId="694B038C" w14:textId="71BA15D3" w:rsidR="00A85C88" w:rsidRDefault="0058279B">
      <w:pPr>
        <w:pStyle w:val="berschrift1"/>
        <w:rPr>
          <w:ins w:id="829" w:author="Tim" w:date="2018-04-09T16:23:00Z"/>
        </w:rPr>
      </w:pPr>
      <w:del w:id="830" w:author="Tim" w:date="2018-04-08T15:30:00Z">
        <w:r w:rsidRPr="00757378" w:rsidDel="001D7301">
          <w:delText>Konzeptphase</w:delText>
        </w:r>
      </w:del>
      <w:bookmarkStart w:id="831" w:name="_Toc511054073"/>
      <w:ins w:id="832" w:author="Tim" w:date="2018-04-08T15:30:00Z">
        <w:r w:rsidR="001D7301">
          <w:t>Eingabebeispiele</w:t>
        </w:r>
      </w:ins>
      <w:bookmarkEnd w:id="831"/>
    </w:p>
    <w:p w14:paraId="3956D6F4" w14:textId="31EA7244" w:rsidR="00BC4566" w:rsidRPr="00BC4566" w:rsidRDefault="004E2650" w:rsidP="00BC4566">
      <w:pPr>
        <w:pStyle w:val="berschrift2"/>
        <w:rPr>
          <w:ins w:id="833" w:author="Tim" w:date="2018-04-08T15:34:00Z"/>
          <w:rPrChange w:id="834" w:author="Tim" w:date="2018-04-09T16:23:00Z">
            <w:rPr>
              <w:ins w:id="835" w:author="Tim" w:date="2018-04-08T15:34:00Z"/>
            </w:rPr>
          </w:rPrChange>
        </w:rPr>
        <w:pPrChange w:id="836" w:author="Tim" w:date="2018-04-09T16:23:00Z">
          <w:pPr>
            <w:pStyle w:val="berschrift1"/>
          </w:pPr>
        </w:pPrChange>
      </w:pPr>
      <w:bookmarkStart w:id="837" w:name="_Toc511054074"/>
      <w:ins w:id="838" w:author="Tim" w:date="2018-04-09T15:53:00Z">
        <w:r>
          <w:t>Grundversion</w:t>
        </w:r>
      </w:ins>
      <w:bookmarkEnd w:id="837"/>
    </w:p>
    <w:p w14:paraId="43B5A9C7" w14:textId="3A097CA0" w:rsidR="00A85C88" w:rsidRDefault="00F84463">
      <w:pPr>
        <w:rPr>
          <w:ins w:id="839" w:author="Tim" w:date="2018-04-09T15:53:00Z"/>
        </w:rPr>
        <w:pPrChange w:id="840" w:author="Tim" w:date="2018-04-08T15:34:00Z">
          <w:pPr>
            <w:pStyle w:val="berschrift1"/>
          </w:pPr>
        </w:pPrChange>
      </w:pPr>
      <w:ins w:id="841" w:author="Tim" w:date="2018-04-08T16:19:00Z">
        <w:r>
          <w:t>b</w:t>
        </w:r>
      </w:ins>
      <w:ins w:id="842" w:author="Tim" w:date="2018-04-08T15:34:00Z">
        <w:r w:rsidR="00A85C88">
          <w:t>raun-schwarz</w:t>
        </w:r>
      </w:ins>
      <w:ins w:id="843" w:author="Tim" w:date="2018-04-08T15:35:00Z">
        <w:r w:rsidR="00A85C88">
          <w:t>-rot-gold</w:t>
        </w:r>
      </w:ins>
      <w:ins w:id="844" w:author="Tim" w:date="2018-04-08T15:36:00Z">
        <w:r w:rsidR="00A85C88">
          <w:t>, rd-vi-</w:t>
        </w:r>
      </w:ins>
      <w:ins w:id="845" w:author="Tim" w:date="2018-04-08T15:37:00Z">
        <w:r w:rsidR="00A85C88">
          <w:t>ye-sr, green-blue-orange-</w:t>
        </w:r>
      </w:ins>
      <w:ins w:id="846" w:author="Tim" w:date="2018-04-08T15:38:00Z">
        <w:r w:rsidR="00A85C88">
          <w:t>red</w:t>
        </w:r>
      </w:ins>
      <w:ins w:id="847" w:author="Tim" w:date="2018-04-08T15:47:00Z">
        <w:r w:rsidR="00852FBC">
          <w:t xml:space="preserve">, </w:t>
        </w:r>
        <w:r w:rsidR="00852FBC" w:rsidRPr="00852FBC">
          <w:t>red-rot-rd-si</w:t>
        </w:r>
      </w:ins>
    </w:p>
    <w:p w14:paraId="18FECF1C" w14:textId="39EFDF08" w:rsidR="004E2650" w:rsidRDefault="004E2650" w:rsidP="004E2650">
      <w:pPr>
        <w:pStyle w:val="berschrift2"/>
        <w:rPr>
          <w:ins w:id="848" w:author="Tim" w:date="2018-04-09T15:53:00Z"/>
          <w:rFonts w:eastAsiaTheme="minorHAnsi"/>
        </w:rPr>
        <w:pPrChange w:id="849" w:author="Tim" w:date="2018-04-09T15:53:00Z">
          <w:pPr>
            <w:pStyle w:val="berschrift1"/>
          </w:pPr>
        </w:pPrChange>
      </w:pPr>
      <w:bookmarkStart w:id="850" w:name="_Toc511054075"/>
      <w:ins w:id="851" w:author="Tim" w:date="2018-04-09T15:53:00Z">
        <w:r>
          <w:rPr>
            <w:rFonts w:eastAsiaTheme="minorHAnsi"/>
          </w:rPr>
          <w:t>Vollversion</w:t>
        </w:r>
        <w:bookmarkEnd w:id="850"/>
      </w:ins>
    </w:p>
    <w:p w14:paraId="424C099A" w14:textId="207EC457" w:rsidR="004E2650" w:rsidRPr="004E2650" w:rsidRDefault="004E2650" w:rsidP="004E2650">
      <w:pPr>
        <w:rPr>
          <w:rPrChange w:id="852" w:author="Tim" w:date="2018-04-09T15:53:00Z">
            <w:rPr/>
          </w:rPrChange>
        </w:rPr>
        <w:pPrChange w:id="853" w:author="Tim" w:date="2018-04-09T15:53:00Z">
          <w:pPr>
            <w:pStyle w:val="berschrift1"/>
          </w:pPr>
        </w:pPrChange>
      </w:pPr>
      <w:ins w:id="854" w:author="Tim" w:date="2018-04-09T15:53:00Z">
        <w:r>
          <w:t>Rot-red-</w:t>
        </w:r>
      </w:ins>
      <w:ins w:id="855" w:author="Tim" w:date="2018-04-09T15:54:00Z">
        <w:r>
          <w:t>og</w:t>
        </w:r>
      </w:ins>
      <w:ins w:id="856" w:author="Tim" w:date="2018-04-09T16:03:00Z">
        <w:r w:rsidR="00FF4E0E">
          <w:t>-go</w:t>
        </w:r>
      </w:ins>
      <w:ins w:id="857" w:author="Tim" w:date="2018-04-09T16:13:00Z">
        <w:r w:rsidR="001827FC">
          <w:t xml:space="preserve"> </w:t>
        </w:r>
      </w:ins>
      <w:ins w:id="858" w:author="Tim" w:date="2018-04-09T16:05:00Z">
        <w:r w:rsidR="00FF4E0E">
          <w:t>, vi/bu</w:t>
        </w:r>
      </w:ins>
      <w:ins w:id="859" w:author="Tim" w:date="2018-04-09T16:10:00Z">
        <w:r w:rsidR="001827FC">
          <w:t>/ge/gr/go</w:t>
        </w:r>
      </w:ins>
      <w:ins w:id="860" w:author="Tim" w:date="2018-04-09T16:13:00Z">
        <w:r w:rsidR="001827FC">
          <w:t xml:space="preserve"> </w:t>
        </w:r>
      </w:ins>
      <w:ins w:id="861" w:author="Tim" w:date="2018-04-09T16:11:00Z">
        <w:r w:rsidR="001827FC">
          <w:t>, vt,</w:t>
        </w:r>
      </w:ins>
      <w:ins w:id="862" w:author="Tim" w:date="2018-04-09T16:12:00Z">
        <w:r w:rsidR="001827FC">
          <w:t>bl,gy,sr,si,ye</w:t>
        </w:r>
      </w:ins>
      <w:ins w:id="863" w:author="Tim" w:date="2018-04-09T16:13:00Z">
        <w:r w:rsidR="001827FC">
          <w:t xml:space="preserve"> , wh-</w:t>
        </w:r>
      </w:ins>
      <w:ins w:id="864" w:author="Tim" w:date="2018-04-09T16:14:00Z">
        <w:r w:rsidR="001827FC">
          <w:t>br</w:t>
        </w:r>
      </w:ins>
      <w:ins w:id="865" w:author="Tim" w:date="2018-04-09T16:13:00Z">
        <w:r w:rsidR="001827FC">
          <w:t>-vi/</w:t>
        </w:r>
      </w:ins>
      <w:ins w:id="866" w:author="Tim" w:date="2018-04-09T16:14:00Z">
        <w:r w:rsidR="001827FC">
          <w:t>ws,g</w:t>
        </w:r>
      </w:ins>
      <w:ins w:id="867" w:author="Tim" w:date="2018-04-09T16:15:00Z">
        <w:r w:rsidR="001827FC">
          <w:t>n</w:t>
        </w:r>
      </w:ins>
      <w:ins w:id="868" w:author="Tim" w:date="2018-04-09T16:14:00Z">
        <w:r w:rsidR="001827FC">
          <w:t>-rd</w:t>
        </w:r>
      </w:ins>
    </w:p>
    <w:p w14:paraId="27A0ADA1" w14:textId="7CFCC2D4" w:rsidR="0058279B" w:rsidDel="00423E34" w:rsidRDefault="004D63C0" w:rsidP="00757378">
      <w:pPr>
        <w:pStyle w:val="berschrift2"/>
        <w:rPr>
          <w:del w:id="869" w:author="Tim" w:date="2018-04-08T13:17:00Z"/>
        </w:rPr>
      </w:pPr>
      <w:del w:id="870" w:author="Tim" w:date="2018-04-08T13:17:00Z">
        <w:r w:rsidRPr="00757378" w:rsidDel="00423E34">
          <w:delText>Überblick</w:delText>
        </w:r>
        <w:bookmarkStart w:id="871" w:name="_Toc510956866"/>
        <w:bookmarkStart w:id="872" w:name="_Toc510965953"/>
        <w:bookmarkStart w:id="873" w:name="_Toc510967033"/>
        <w:bookmarkStart w:id="874" w:name="_Toc510967403"/>
        <w:bookmarkStart w:id="875" w:name="_Toc510967720"/>
        <w:bookmarkStart w:id="876" w:name="_Toc511054076"/>
        <w:bookmarkEnd w:id="871"/>
        <w:bookmarkEnd w:id="872"/>
        <w:bookmarkEnd w:id="873"/>
        <w:bookmarkEnd w:id="874"/>
        <w:bookmarkEnd w:id="875"/>
        <w:bookmarkEnd w:id="876"/>
      </w:del>
    </w:p>
    <w:p w14:paraId="45261DF5" w14:textId="1863F62A" w:rsidR="00EB2D1F" w:rsidRPr="00EB2D1F" w:rsidDel="00423E34" w:rsidRDefault="00EE5456" w:rsidP="00DB7E00">
      <w:pPr>
        <w:rPr>
          <w:del w:id="877" w:author="Tim" w:date="2018-04-08T13:17:00Z"/>
        </w:rPr>
      </w:pPr>
      <w:del w:id="878" w:author="Tim" w:date="2018-04-08T13:17:00Z">
        <w:r w:rsidDel="00423E34">
          <w:delText xml:space="preserve">Die Realisierung des geforderten Produktes (Software) </w:delText>
        </w:r>
        <w:r w:rsidR="00E66274" w:rsidDel="00423E34">
          <w:delText xml:space="preserve">muss gemäß Pflichtenheft in C erfolgen. </w:delText>
        </w:r>
        <w:r w:rsidR="00500B80" w:rsidDel="00423E34">
          <w:delText xml:space="preserve">Des </w:delText>
        </w:r>
        <w:r w:rsidR="001147FF" w:rsidDel="00423E34">
          <w:delText>Weiteren ist neben dem Kernprodukt</w:delText>
        </w:r>
        <w:r w:rsidR="00E66274" w:rsidDel="00423E34">
          <w:delText xml:space="preserve"> </w:delText>
        </w:r>
        <w:r w:rsidR="001147FF" w:rsidDel="00423E34">
          <w:delText xml:space="preserve">auch </w:delText>
        </w:r>
        <w:r w:rsidR="00FA31EE" w:rsidDel="00423E34">
          <w:delText xml:space="preserve">Testsoftware gefordert. Die einzelnen Produktbestandteile werden jeweils entwickelt, implementiert und </w:delText>
        </w:r>
        <w:r w:rsidR="000E0819" w:rsidDel="00423E34">
          <w:delText>anschließend</w:delText>
        </w:r>
        <w:r w:rsidR="00FA31EE" w:rsidDel="00423E34">
          <w:delText xml:space="preserve"> </w:delText>
        </w:r>
        <w:r w:rsidR="000E0819" w:rsidDel="00423E34">
          <w:delText>getestet.</w:delText>
        </w:r>
        <w:bookmarkStart w:id="879" w:name="_Toc510956867"/>
        <w:bookmarkStart w:id="880" w:name="_Toc510965954"/>
        <w:bookmarkStart w:id="881" w:name="_Toc510967034"/>
        <w:bookmarkStart w:id="882" w:name="_Toc510967404"/>
        <w:bookmarkStart w:id="883" w:name="_Toc510967721"/>
        <w:bookmarkStart w:id="884" w:name="_Toc511054077"/>
        <w:bookmarkEnd w:id="879"/>
        <w:bookmarkEnd w:id="880"/>
        <w:bookmarkEnd w:id="881"/>
        <w:bookmarkEnd w:id="882"/>
        <w:bookmarkEnd w:id="883"/>
        <w:bookmarkEnd w:id="884"/>
      </w:del>
    </w:p>
    <w:p w14:paraId="638EE80E" w14:textId="06B308A7" w:rsidR="001B5949" w:rsidDel="00423E34" w:rsidRDefault="00EB2D1F" w:rsidP="00757378">
      <w:pPr>
        <w:pStyle w:val="berschrift2"/>
        <w:rPr>
          <w:del w:id="885" w:author="Tim" w:date="2018-04-08T13:17:00Z"/>
        </w:rPr>
      </w:pPr>
      <w:del w:id="886" w:author="Tim" w:date="2018-04-08T13:17:00Z">
        <w:r w:rsidDel="00423E34">
          <w:delText>Grobentwurf</w:delText>
        </w:r>
        <w:r w:rsidR="006E3149" w:rsidDel="00423E34">
          <w:delText xml:space="preserve"> der Dokumentation</w:delText>
        </w:r>
        <w:bookmarkStart w:id="887" w:name="_Toc510956868"/>
        <w:bookmarkStart w:id="888" w:name="_Toc510965955"/>
        <w:bookmarkStart w:id="889" w:name="_Toc510967035"/>
        <w:bookmarkStart w:id="890" w:name="_Toc510967405"/>
        <w:bookmarkStart w:id="891" w:name="_Toc510967722"/>
        <w:bookmarkStart w:id="892" w:name="_Toc511054078"/>
        <w:bookmarkEnd w:id="887"/>
        <w:bookmarkEnd w:id="888"/>
        <w:bookmarkEnd w:id="889"/>
        <w:bookmarkEnd w:id="890"/>
        <w:bookmarkEnd w:id="891"/>
        <w:bookmarkEnd w:id="892"/>
      </w:del>
    </w:p>
    <w:p w14:paraId="3504C4F7" w14:textId="076D30FD" w:rsidR="00637198" w:rsidDel="00423E34" w:rsidRDefault="00637198" w:rsidP="00757378">
      <w:pPr>
        <w:pStyle w:val="berschrift3"/>
        <w:rPr>
          <w:del w:id="893" w:author="Tim" w:date="2018-04-08T13:17:00Z"/>
        </w:rPr>
      </w:pPr>
      <w:del w:id="894" w:author="Tim" w:date="2018-04-08T13:17:00Z">
        <w:r w:rsidRPr="00757378" w:rsidDel="00423E34">
          <w:delText>Komplett</w:delText>
        </w:r>
        <w:bookmarkStart w:id="895" w:name="_Toc510956869"/>
        <w:bookmarkStart w:id="896" w:name="_Toc510965956"/>
        <w:bookmarkStart w:id="897" w:name="_Toc510967036"/>
        <w:bookmarkStart w:id="898" w:name="_Toc510967406"/>
        <w:bookmarkStart w:id="899" w:name="_Toc510967723"/>
        <w:bookmarkStart w:id="900" w:name="_Toc511054079"/>
        <w:bookmarkEnd w:id="895"/>
        <w:bookmarkEnd w:id="896"/>
        <w:bookmarkEnd w:id="897"/>
        <w:bookmarkEnd w:id="898"/>
        <w:bookmarkEnd w:id="899"/>
        <w:bookmarkEnd w:id="900"/>
      </w:del>
    </w:p>
    <w:p w14:paraId="08738BC6" w14:textId="609C73C4" w:rsidR="00637198" w:rsidDel="00423E34" w:rsidRDefault="00637198" w:rsidP="00637198">
      <w:pPr>
        <w:rPr>
          <w:del w:id="901" w:author="Tim" w:date="2018-04-08T13:17:00Z"/>
        </w:rPr>
      </w:pPr>
      <w:del w:id="902" w:author="Tim" w:date="2018-04-08T13:17:00Z">
        <w:r w:rsidDel="00423E34">
          <w:delText xml:space="preserve">Eine Dokumentation könnte im gesamten Umfang erfolgen. Dies bedeutet, dass sämtliche Funktionen Datenmodelle und </w:delText>
        </w:r>
        <w:r w:rsidR="00B47755" w:rsidDel="00423E34">
          <w:delText xml:space="preserve">Programmstrukturen sowie Abläufe einzeln entworfen, geplant, dokumentiert und </w:delText>
        </w:r>
        <w:r w:rsidR="00221DD7" w:rsidDel="00423E34">
          <w:delText>letztendlich</w:delText>
        </w:r>
        <w:r w:rsidR="00B47755" w:rsidDel="00423E34">
          <w:delText xml:space="preserve"> impleme</w:delText>
        </w:r>
        <w:r w:rsidR="00221DD7" w:rsidDel="00423E34">
          <w:delText>n</w:delText>
        </w:r>
        <w:r w:rsidR="00B47755" w:rsidDel="00423E34">
          <w:delText>tiert werden.</w:delText>
        </w:r>
        <w:r w:rsidR="00426E12" w:rsidDel="00423E34">
          <w:delText xml:space="preserve"> Dies gilt für alle Besta</w:delText>
        </w:r>
        <w:r w:rsidR="00221DD7" w:rsidDel="00423E34">
          <w:delText>n</w:delText>
        </w:r>
        <w:r w:rsidR="00426E12" w:rsidDel="00423E34">
          <w:delText>dteile des eigentlichen Produktes sowie der geforderten Testsoftware.</w:delText>
        </w:r>
        <w:bookmarkStart w:id="903" w:name="_Toc510956870"/>
        <w:bookmarkStart w:id="904" w:name="_Toc510965957"/>
        <w:bookmarkStart w:id="905" w:name="_Toc510967037"/>
        <w:bookmarkStart w:id="906" w:name="_Toc510967407"/>
        <w:bookmarkStart w:id="907" w:name="_Toc510967724"/>
        <w:bookmarkStart w:id="908" w:name="_Toc511054080"/>
        <w:bookmarkEnd w:id="903"/>
        <w:bookmarkEnd w:id="904"/>
        <w:bookmarkEnd w:id="905"/>
        <w:bookmarkEnd w:id="906"/>
        <w:bookmarkEnd w:id="907"/>
        <w:bookmarkEnd w:id="908"/>
      </w:del>
    </w:p>
    <w:p w14:paraId="6C4AE1D9" w14:textId="06717901" w:rsidR="00426E12" w:rsidDel="00423E34" w:rsidRDefault="005C0B14" w:rsidP="00757378">
      <w:pPr>
        <w:pStyle w:val="berschrift3"/>
        <w:rPr>
          <w:del w:id="909" w:author="Tim" w:date="2018-04-08T13:17:00Z"/>
        </w:rPr>
      </w:pPr>
      <w:del w:id="910" w:author="Tim" w:date="2018-04-08T13:17:00Z">
        <w:r w:rsidDel="00423E34">
          <w:delText>Planungsorientiert</w:delText>
        </w:r>
        <w:bookmarkStart w:id="911" w:name="_Toc510956871"/>
        <w:bookmarkStart w:id="912" w:name="_Toc510965958"/>
        <w:bookmarkStart w:id="913" w:name="_Toc510967038"/>
        <w:bookmarkStart w:id="914" w:name="_Toc510967408"/>
        <w:bookmarkStart w:id="915" w:name="_Toc510967725"/>
        <w:bookmarkStart w:id="916" w:name="_Toc511054081"/>
        <w:bookmarkEnd w:id="911"/>
        <w:bookmarkEnd w:id="912"/>
        <w:bookmarkEnd w:id="913"/>
        <w:bookmarkEnd w:id="914"/>
        <w:bookmarkEnd w:id="915"/>
        <w:bookmarkEnd w:id="916"/>
      </w:del>
    </w:p>
    <w:p w14:paraId="46074F9E" w14:textId="68F6DC18" w:rsidR="00B344D7" w:rsidDel="00423E34" w:rsidRDefault="005C0B14" w:rsidP="005C0B14">
      <w:pPr>
        <w:rPr>
          <w:del w:id="917" w:author="Tim" w:date="2018-04-08T13:17:00Z"/>
        </w:rPr>
      </w:pPr>
      <w:del w:id="918" w:author="Tim" w:date="2018-04-08T13:17:00Z">
        <w:r w:rsidDel="00423E34">
          <w:delText>Die Realisierung erfolgt anhand von Dokumentation. Die Dokumentation sollte den Gesamtablauf des Programmes besch</w:delText>
        </w:r>
        <w:r w:rsidR="00720D8B" w:rsidDel="00423E34">
          <w:delText>reiben. Des</w:delText>
        </w:r>
        <w:r w:rsidR="00221DD7" w:rsidDel="00423E34">
          <w:delText xml:space="preserve"> W</w:delText>
        </w:r>
        <w:r w:rsidR="00720D8B" w:rsidDel="00423E34">
          <w:delText xml:space="preserve">eiteren sind die </w:delText>
        </w:r>
        <w:r w:rsidR="006E3149" w:rsidDel="00423E34">
          <w:delText>einzelnen</w:delText>
        </w:r>
        <w:r w:rsidR="00720D8B" w:rsidDel="00423E34">
          <w:delText xml:space="preserve"> Bestandteile (Funktionen)</w:delText>
        </w:r>
        <w:r w:rsidR="00B344D7" w:rsidDel="00423E34">
          <w:delText xml:space="preserve"> in ihren Schnittstellen vorgege</w:delText>
        </w:r>
        <w:r w:rsidR="006E3149" w:rsidDel="00423E34">
          <w:delText>be</w:delText>
        </w:r>
        <w:r w:rsidR="00B344D7" w:rsidDel="00423E34">
          <w:delText xml:space="preserve">n und das </w:delText>
        </w:r>
        <w:r w:rsidR="006E3149" w:rsidDel="00423E34">
          <w:delText>Zusammenspiel</w:delText>
        </w:r>
        <w:r w:rsidR="00B344D7" w:rsidDel="00423E34">
          <w:delText xml:space="preserve"> modelliert</w:delText>
        </w:r>
      </w:del>
      <w:ins w:id="919" w:author="Jens Höcker" w:date="2018-04-08T12:42:00Z">
        <w:del w:id="920" w:author="Tim" w:date="2018-04-08T13:17:00Z">
          <w:r w:rsidR="00A85AE5" w:rsidDel="00423E34">
            <w:delText xml:space="preserve">. Die Gesamtfunktion ist in einem </w:delText>
          </w:r>
          <w:r w:rsidR="00A85AE5" w:rsidRPr="00A85AE5" w:rsidDel="00423E34">
            <w:rPr>
              <w:color w:val="FF0000"/>
              <w:rPrChange w:id="921" w:author="Jens Höcker" w:date="2018-04-08T12:42:00Z">
                <w:rPr/>
              </w:rPrChange>
            </w:rPr>
            <w:delText>Ablaufdiagramm</w:delText>
          </w:r>
          <w:r w:rsidR="00A85AE5" w:rsidDel="00423E34">
            <w:delText xml:space="preserve"> geplant und dokumentiert. </w:delText>
          </w:r>
        </w:del>
      </w:ins>
      <w:bookmarkStart w:id="922" w:name="_Toc510956872"/>
      <w:bookmarkStart w:id="923" w:name="_Toc510965959"/>
      <w:bookmarkStart w:id="924" w:name="_Toc510967039"/>
      <w:bookmarkStart w:id="925" w:name="_Toc510967409"/>
      <w:bookmarkStart w:id="926" w:name="_Toc510967726"/>
      <w:bookmarkStart w:id="927" w:name="_Toc511054082"/>
      <w:bookmarkEnd w:id="922"/>
      <w:bookmarkEnd w:id="923"/>
      <w:bookmarkEnd w:id="924"/>
      <w:bookmarkEnd w:id="925"/>
      <w:bookmarkEnd w:id="926"/>
      <w:bookmarkEnd w:id="927"/>
    </w:p>
    <w:p w14:paraId="50E64F29" w14:textId="1A9299CA" w:rsidR="0058327F" w:rsidDel="00423E34" w:rsidRDefault="0058327F" w:rsidP="00757378">
      <w:pPr>
        <w:pStyle w:val="berschrift3"/>
        <w:rPr>
          <w:del w:id="928" w:author="Tim" w:date="2018-04-08T13:17:00Z"/>
        </w:rPr>
      </w:pPr>
      <w:del w:id="929" w:author="Tim" w:date="2018-04-08T13:17:00Z">
        <w:r w:rsidDel="00423E34">
          <w:delText>Produktionsorientiert</w:delText>
        </w:r>
        <w:bookmarkStart w:id="930" w:name="_Toc510956873"/>
        <w:bookmarkStart w:id="931" w:name="_Toc510965960"/>
        <w:bookmarkStart w:id="932" w:name="_Toc510967040"/>
        <w:bookmarkStart w:id="933" w:name="_Toc510967410"/>
        <w:bookmarkStart w:id="934" w:name="_Toc510967727"/>
        <w:bookmarkStart w:id="935" w:name="_Toc511054083"/>
        <w:bookmarkEnd w:id="930"/>
        <w:bookmarkEnd w:id="931"/>
        <w:bookmarkEnd w:id="932"/>
        <w:bookmarkEnd w:id="933"/>
        <w:bookmarkEnd w:id="934"/>
        <w:bookmarkEnd w:id="935"/>
      </w:del>
    </w:p>
    <w:p w14:paraId="44BDDD63" w14:textId="1955A659" w:rsidR="003C2065" w:rsidDel="00423E34" w:rsidRDefault="003C2065" w:rsidP="003C2065">
      <w:pPr>
        <w:rPr>
          <w:del w:id="936" w:author="Tim" w:date="2018-04-08T13:17:00Z"/>
        </w:rPr>
      </w:pPr>
      <w:del w:id="937" w:author="Tim" w:date="2018-04-08T13:17:00Z">
        <w:r w:rsidDel="00423E34">
          <w:delText>Die Dokumentation wird soweit beschränkt wie es nötig ist. Die Detailstruktur entsteht bei der Realisierung.</w:delText>
        </w:r>
        <w:bookmarkStart w:id="938" w:name="_Toc510956874"/>
        <w:bookmarkStart w:id="939" w:name="_Toc510965961"/>
        <w:bookmarkStart w:id="940" w:name="_Toc510967041"/>
        <w:bookmarkStart w:id="941" w:name="_Toc510967411"/>
        <w:bookmarkStart w:id="942" w:name="_Toc510967728"/>
        <w:bookmarkStart w:id="943" w:name="_Toc511054084"/>
        <w:bookmarkEnd w:id="938"/>
        <w:bookmarkEnd w:id="939"/>
        <w:bookmarkEnd w:id="940"/>
        <w:bookmarkEnd w:id="941"/>
        <w:bookmarkEnd w:id="942"/>
        <w:bookmarkEnd w:id="943"/>
      </w:del>
    </w:p>
    <w:p w14:paraId="090C5351" w14:textId="18C61DAF" w:rsidR="00F7046E" w:rsidDel="00423E34" w:rsidRDefault="006E3149" w:rsidP="00757378">
      <w:pPr>
        <w:pStyle w:val="berschrift2"/>
        <w:rPr>
          <w:del w:id="944" w:author="Tim" w:date="2018-04-08T13:17:00Z"/>
        </w:rPr>
      </w:pPr>
      <w:del w:id="945" w:author="Tim" w:date="2018-04-08T13:17:00Z">
        <w:r w:rsidDel="00423E34">
          <w:delText>Grobentwurf des Produktes</w:delText>
        </w:r>
        <w:bookmarkStart w:id="946" w:name="_Toc510956875"/>
        <w:bookmarkStart w:id="947" w:name="_Toc510965962"/>
        <w:bookmarkStart w:id="948" w:name="_Toc510967042"/>
        <w:bookmarkStart w:id="949" w:name="_Toc510967412"/>
        <w:bookmarkStart w:id="950" w:name="_Toc510967729"/>
        <w:bookmarkStart w:id="951" w:name="_Toc511054085"/>
        <w:bookmarkEnd w:id="946"/>
        <w:bookmarkEnd w:id="947"/>
        <w:bookmarkEnd w:id="948"/>
        <w:bookmarkEnd w:id="949"/>
        <w:bookmarkEnd w:id="950"/>
        <w:bookmarkEnd w:id="951"/>
      </w:del>
    </w:p>
    <w:p w14:paraId="2638DF37" w14:textId="0B395C45" w:rsidR="006E3149" w:rsidDel="00423E34" w:rsidRDefault="006E3149" w:rsidP="006E3149">
      <w:pPr>
        <w:rPr>
          <w:del w:id="952" w:author="Tim" w:date="2018-04-08T13:17:00Z"/>
        </w:rPr>
      </w:pPr>
      <w:del w:id="953" w:author="Tim" w:date="2018-04-08T13:17:00Z">
        <w:r w:rsidDel="00423E34">
          <w:delText xml:space="preserve">Das Produkt </w:delText>
        </w:r>
        <w:r w:rsidR="00103672" w:rsidDel="00423E34">
          <w:delText>soll sich an das Pflichtenheft halten. Die Erfüllung der Kann-</w:delText>
        </w:r>
        <w:r w:rsidR="00AA370D" w:rsidDel="00423E34">
          <w:delText>Kriterien</w:delText>
        </w:r>
        <w:r w:rsidR="00103672" w:rsidDel="00423E34">
          <w:delText xml:space="preserve"> ist angestrebt und von der </w:delText>
        </w:r>
        <w:r w:rsidR="00AA370D" w:rsidDel="00423E34">
          <w:delText>Realisierbarkeit der vorgegebenen Zeitplanung abhängig.</w:delText>
        </w:r>
        <w:bookmarkStart w:id="954" w:name="_Toc510956876"/>
        <w:bookmarkStart w:id="955" w:name="_Toc510965963"/>
        <w:bookmarkStart w:id="956" w:name="_Toc510967043"/>
        <w:bookmarkStart w:id="957" w:name="_Toc510967413"/>
        <w:bookmarkStart w:id="958" w:name="_Toc510967730"/>
        <w:bookmarkStart w:id="959" w:name="_Toc511054086"/>
        <w:bookmarkEnd w:id="954"/>
        <w:bookmarkEnd w:id="955"/>
        <w:bookmarkEnd w:id="956"/>
        <w:bookmarkEnd w:id="957"/>
        <w:bookmarkEnd w:id="958"/>
        <w:bookmarkEnd w:id="959"/>
      </w:del>
    </w:p>
    <w:p w14:paraId="0E1DA66C" w14:textId="20F3C8BB" w:rsidR="000F6658" w:rsidDel="00423E34" w:rsidRDefault="00B34F1E" w:rsidP="006E3149">
      <w:pPr>
        <w:rPr>
          <w:del w:id="960" w:author="Tim" w:date="2018-04-08T13:17:00Z"/>
        </w:rPr>
      </w:pPr>
      <w:del w:id="961" w:author="Tim" w:date="2018-04-08T13:17:00Z">
        <w:r w:rsidDel="00423E34">
          <w:delText>Es werden zwei Programmversionen angelegt. Die Grundversion er</w:delText>
        </w:r>
        <w:r w:rsidR="0006375A" w:rsidDel="00423E34">
          <w:delText>f</w:delText>
        </w:r>
        <w:r w:rsidDel="00423E34">
          <w:delText xml:space="preserve">üllt die Grundanforderungen und die Berücksichtigung von Kürzeln. Die Vollversion </w:delText>
        </w:r>
        <w:r w:rsidR="000F3AA1" w:rsidDel="00423E34">
          <w:delText>berücksichtigt auch Metallschichtwiderstä</w:delText>
        </w:r>
        <w:r w:rsidR="0006375A" w:rsidDel="00423E34">
          <w:delText>n</w:delText>
        </w:r>
        <w:r w:rsidR="000F3AA1" w:rsidDel="00423E34">
          <w:delText xml:space="preserve">de </w:delText>
        </w:r>
        <w:r w:rsidR="001F34AC" w:rsidDel="00423E34">
          <w:delText>sowie</w:delText>
        </w:r>
        <w:r w:rsidR="000F3AA1" w:rsidDel="00423E34">
          <w:delText xml:space="preserve"> Präzisionswiderstände.</w:delText>
        </w:r>
      </w:del>
      <w:ins w:id="962" w:author="Jens Höcker" w:date="2018-04-08T12:44:00Z">
        <w:del w:id="963" w:author="Tim" w:date="2018-04-08T13:17:00Z">
          <w:r w:rsidR="00A85AE5" w:rsidDel="00423E34">
            <w:delText xml:space="preserve"> </w:delText>
          </w:r>
        </w:del>
      </w:ins>
      <w:ins w:id="964" w:author="Jens Höcker" w:date="2018-04-08T12:45:00Z">
        <w:del w:id="965" w:author="Tim" w:date="2018-04-08T13:17:00Z">
          <w:r w:rsidR="00A85AE5" w:rsidDel="00423E34">
            <w:delText>Des weiteren</w:delText>
          </w:r>
        </w:del>
      </w:ins>
      <w:ins w:id="966" w:author="Jens Höcker" w:date="2018-04-08T12:44:00Z">
        <w:del w:id="967" w:author="Tim" w:date="2018-04-08T13:17:00Z">
          <w:r w:rsidR="00A85AE5" w:rsidDel="00423E34">
            <w:delText xml:space="preserve"> enthält die Vollversion sonstige </w:delText>
          </w:r>
        </w:del>
      </w:ins>
      <w:ins w:id="968" w:author="Jens Höcker" w:date="2018-04-08T12:45:00Z">
        <w:del w:id="969" w:author="Tim" w:date="2018-04-08T13:17:00Z">
          <w:r w:rsidR="00A85AE5" w:rsidDel="00423E34">
            <w:delText>Erfüllungen</w:delText>
          </w:r>
        </w:del>
      </w:ins>
      <w:ins w:id="970" w:author="Jens Höcker" w:date="2018-04-08T12:44:00Z">
        <w:del w:id="971" w:author="Tim" w:date="2018-04-08T13:17:00Z">
          <w:r w:rsidR="00A85AE5" w:rsidDel="00423E34">
            <w:delText xml:space="preserve"> </w:delText>
          </w:r>
        </w:del>
      </w:ins>
      <w:ins w:id="972" w:author="Jens Höcker" w:date="2018-04-08T12:45:00Z">
        <w:del w:id="973" w:author="Tim" w:date="2018-04-08T13:17:00Z">
          <w:r w:rsidR="00A85AE5" w:rsidDel="00423E34">
            <w:delText>von</w:delText>
          </w:r>
        </w:del>
      </w:ins>
      <w:ins w:id="974" w:author="Jens Höcker" w:date="2018-04-08T12:44:00Z">
        <w:del w:id="975" w:author="Tim" w:date="2018-04-08T13:17:00Z">
          <w:r w:rsidR="00A85AE5" w:rsidDel="00423E34">
            <w:delText xml:space="preserve"> Kann-Kriterien und vorher nicht definierten Anforderungen wie einer Hilfe-</w:delText>
          </w:r>
        </w:del>
      </w:ins>
      <w:ins w:id="976" w:author="Jens Höcker" w:date="2018-04-08T12:45:00Z">
        <w:del w:id="977" w:author="Tim" w:date="2018-04-08T13:17:00Z">
          <w:r w:rsidR="00A85AE5" w:rsidDel="00423E34">
            <w:delText xml:space="preserve">Funktion und dem berechnen des Wertebereiches eines Widerstandes. </w:delText>
          </w:r>
        </w:del>
      </w:ins>
      <w:bookmarkStart w:id="978" w:name="_Toc510956877"/>
      <w:bookmarkStart w:id="979" w:name="_Toc510965964"/>
      <w:bookmarkStart w:id="980" w:name="_Toc510967044"/>
      <w:bookmarkStart w:id="981" w:name="_Toc510967414"/>
      <w:bookmarkStart w:id="982" w:name="_Toc510967731"/>
      <w:bookmarkStart w:id="983" w:name="_Toc511054087"/>
      <w:bookmarkEnd w:id="978"/>
      <w:bookmarkEnd w:id="979"/>
      <w:bookmarkEnd w:id="980"/>
      <w:bookmarkEnd w:id="981"/>
      <w:bookmarkEnd w:id="982"/>
      <w:bookmarkEnd w:id="983"/>
    </w:p>
    <w:p w14:paraId="361781BD" w14:textId="6F2612DB" w:rsidR="00676757" w:rsidDel="00423E34" w:rsidRDefault="00676757" w:rsidP="00757378">
      <w:pPr>
        <w:pStyle w:val="berschrift2"/>
        <w:rPr>
          <w:del w:id="984" w:author="Tim" w:date="2018-04-08T13:17:00Z"/>
        </w:rPr>
      </w:pPr>
      <w:del w:id="985" w:author="Tim" w:date="2018-04-08T13:17:00Z">
        <w:r w:rsidDel="00423E34">
          <w:delText>Vergleich und Votum</w:delText>
        </w:r>
        <w:bookmarkStart w:id="986" w:name="_Toc510956878"/>
        <w:bookmarkStart w:id="987" w:name="_Toc510965965"/>
        <w:bookmarkStart w:id="988" w:name="_Toc510967045"/>
        <w:bookmarkStart w:id="989" w:name="_Toc510967415"/>
        <w:bookmarkStart w:id="990" w:name="_Toc510967732"/>
        <w:bookmarkStart w:id="991" w:name="_Toc511054088"/>
        <w:bookmarkEnd w:id="986"/>
        <w:bookmarkEnd w:id="987"/>
        <w:bookmarkEnd w:id="988"/>
        <w:bookmarkEnd w:id="989"/>
        <w:bookmarkEnd w:id="990"/>
        <w:bookmarkEnd w:id="991"/>
      </w:del>
    </w:p>
    <w:p w14:paraId="53BD1CB7" w14:textId="2F71FD2C" w:rsidR="00676757" w:rsidRPr="00676757" w:rsidDel="00423E34" w:rsidRDefault="005078D4" w:rsidP="00676757">
      <w:pPr>
        <w:rPr>
          <w:del w:id="992" w:author="Tim" w:date="2018-04-08T13:17:00Z"/>
        </w:rPr>
      </w:pPr>
      <w:del w:id="993" w:author="Tim" w:date="2018-04-08T13:17:00Z">
        <w:r w:rsidDel="00423E34">
          <w:delText>Der Vergleich sowie eine interne Abstimm</w:delText>
        </w:r>
        <w:r w:rsidR="00717FD1" w:rsidDel="00423E34">
          <w:delText>un</w:delText>
        </w:r>
        <w:r w:rsidDel="00423E34">
          <w:delText>g hat ergeben, das</w:delText>
        </w:r>
        <w:r w:rsidR="00613ECB" w:rsidDel="00423E34">
          <w:delText>s</w:delText>
        </w:r>
        <w:r w:rsidDel="00423E34">
          <w:delText xml:space="preserve"> </w:delText>
        </w:r>
        <w:r w:rsidR="001147FF" w:rsidDel="00423E34">
          <w:delText>in</w:delText>
        </w:r>
        <w:r w:rsidR="00BE3856" w:rsidDel="00423E34">
          <w:delText xml:space="preserve"> Bezug auf die geforderte Komplexität des Produktes (Software) und dem gegebenen Zeitrahmen eine (</w:delText>
        </w:r>
      </w:del>
      <w:ins w:id="994" w:author="Jens Höcker" w:date="2018-04-08T12:45:00Z">
        <w:del w:id="995" w:author="Tim" w:date="2018-04-08T13:17:00Z">
          <w:r w:rsidR="00A85AE5" w:rsidDel="00423E34">
            <w:delText xml:space="preserve">unter </w:delText>
          </w:r>
        </w:del>
      </w:ins>
      <w:ins w:id="996" w:author="Jens Höcker" w:date="2018-04-08T12:46:00Z">
        <w:del w:id="997" w:author="Tim" w:date="2018-04-08T13:17:00Z">
          <w:r w:rsidR="00A85AE5" w:rsidDel="00423E34">
            <w:delText>2.2.2</w:delText>
          </w:r>
        </w:del>
      </w:ins>
      <w:del w:id="998" w:author="Tim" w:date="2018-04-08T13:17:00Z">
        <w:r w:rsidR="00BE3856" w:rsidDel="00423E34">
          <w:delText>hier so gen</w:delText>
        </w:r>
        <w:r w:rsidR="00717FD1" w:rsidDel="00423E34">
          <w:delText>a</w:delText>
        </w:r>
        <w:r w:rsidR="00BE3856" w:rsidDel="00423E34">
          <w:delText xml:space="preserve">nnte) </w:delText>
        </w:r>
        <w:r w:rsidR="00717FD1" w:rsidDel="00423E34">
          <w:delText>planungsorientierte Dokumentation der Planungsphase am effizientesten ist. Die Implementation soll im genannten Umfang zum vereinbarten Produkt führen.</w:delText>
        </w:r>
      </w:del>
      <w:ins w:id="999" w:author="Jens Höcker" w:date="2018-04-08T12:46:00Z">
        <w:del w:id="1000" w:author="Tim" w:date="2018-04-08T13:17:00Z">
          <w:r w:rsidR="00A85AE5" w:rsidDel="00423E34">
            <w:delText xml:space="preserve"> </w:delText>
          </w:r>
        </w:del>
      </w:ins>
      <w:ins w:id="1001" w:author="Jens Höcker" w:date="2018-04-08T12:47:00Z">
        <w:del w:id="1002" w:author="Tim" w:date="2018-04-08T13:17:00Z">
          <w:r w:rsidR="00A85AE5" w:rsidDel="00423E34">
            <w:delText>Da nur die Grundvers</w:delText>
          </w:r>
        </w:del>
      </w:ins>
      <w:ins w:id="1003" w:author="Jens Höcker" w:date="2018-04-08T12:48:00Z">
        <w:del w:id="1004" w:author="Tim" w:date="2018-04-08T13:17:00Z">
          <w:r w:rsidR="00A85AE5" w:rsidDel="00423E34">
            <w:delText>i</w:delText>
          </w:r>
        </w:del>
      </w:ins>
      <w:ins w:id="1005" w:author="Jens Höcker" w:date="2018-04-08T12:47:00Z">
        <w:del w:id="1006" w:author="Tim" w:date="2018-04-08T13:17:00Z">
          <w:r w:rsidR="00A85AE5" w:rsidDel="00423E34">
            <w:delText>on</w:delText>
          </w:r>
        </w:del>
      </w:ins>
      <w:ins w:id="1007" w:author="Jens Höcker" w:date="2018-04-08T12:48:00Z">
        <w:del w:id="1008" w:author="Tim" w:date="2018-04-08T13:17:00Z">
          <w:r w:rsidR="00A85AE5" w:rsidDel="00423E34">
            <w:delText xml:space="preserve"> die Funktionsaufrufe des Pflichtenheftes benutzt ist diese als Dokumentationskern </w:delText>
          </w:r>
        </w:del>
      </w:ins>
      <w:ins w:id="1009" w:author="Jens Höcker" w:date="2018-04-08T12:49:00Z">
        <w:del w:id="1010" w:author="Tim" w:date="2018-04-08T13:17:00Z">
          <w:r w:rsidR="007F30F0" w:rsidDel="00423E34">
            <w:delText>herangezogen</w:delText>
          </w:r>
        </w:del>
      </w:ins>
      <w:ins w:id="1011" w:author="Jens Höcker" w:date="2018-04-08T12:48:00Z">
        <w:del w:id="1012" w:author="Tim" w:date="2018-04-08T13:17:00Z">
          <w:r w:rsidR="00A85AE5" w:rsidDel="00423E34">
            <w:delText xml:space="preserve">. </w:delText>
          </w:r>
        </w:del>
      </w:ins>
      <w:bookmarkStart w:id="1013" w:name="_Toc510956879"/>
      <w:bookmarkStart w:id="1014" w:name="_Toc510965966"/>
      <w:bookmarkStart w:id="1015" w:name="_Toc510967046"/>
      <w:bookmarkStart w:id="1016" w:name="_Toc510967416"/>
      <w:bookmarkStart w:id="1017" w:name="_Toc510967733"/>
      <w:bookmarkStart w:id="1018" w:name="_Toc511054089"/>
      <w:bookmarkEnd w:id="1013"/>
      <w:bookmarkEnd w:id="1014"/>
      <w:bookmarkEnd w:id="1015"/>
      <w:bookmarkEnd w:id="1016"/>
      <w:bookmarkEnd w:id="1017"/>
      <w:bookmarkEnd w:id="1018"/>
    </w:p>
    <w:p w14:paraId="4C445914" w14:textId="4135935C" w:rsidR="005C0B14" w:rsidRDefault="00720D8B" w:rsidP="00164E1F">
      <w:pPr>
        <w:pStyle w:val="berschrift1"/>
        <w:rPr>
          <w:ins w:id="1019" w:author="Tim" w:date="2018-04-09T15:54:00Z"/>
        </w:rPr>
      </w:pPr>
      <w:del w:id="1020" w:author="Tim" w:date="2018-04-08T13:17:00Z">
        <w:r w:rsidDel="00423E34">
          <w:delText xml:space="preserve"> </w:delText>
        </w:r>
      </w:del>
      <w:del w:id="1021" w:author="Tim" w:date="2018-04-08T15:39:00Z">
        <w:r w:rsidR="008A0178" w:rsidDel="00012747">
          <w:delText>Entwurf</w:delText>
        </w:r>
      </w:del>
      <w:bookmarkStart w:id="1022" w:name="_Toc511054090"/>
      <w:ins w:id="1023" w:author="Tim" w:date="2018-04-08T15:39:00Z">
        <w:r w:rsidR="00012747">
          <w:t>Ausgabebeispiele</w:t>
        </w:r>
      </w:ins>
      <w:bookmarkEnd w:id="1022"/>
    </w:p>
    <w:p w14:paraId="3F62FF19" w14:textId="73FBC85A" w:rsidR="004E2650" w:rsidRPr="004E2650" w:rsidRDefault="004E2650" w:rsidP="004E2650">
      <w:pPr>
        <w:pStyle w:val="berschrift2"/>
        <w:rPr>
          <w:ins w:id="1024" w:author="Tim" w:date="2018-04-08T15:40:00Z"/>
          <w:rPrChange w:id="1025" w:author="Tim" w:date="2018-04-09T15:54:00Z">
            <w:rPr>
              <w:ins w:id="1026" w:author="Tim" w:date="2018-04-08T15:40:00Z"/>
            </w:rPr>
          </w:rPrChange>
        </w:rPr>
        <w:pPrChange w:id="1027" w:author="Tim" w:date="2018-04-09T15:54:00Z">
          <w:pPr>
            <w:pStyle w:val="berschrift1"/>
          </w:pPr>
        </w:pPrChange>
      </w:pPr>
      <w:bookmarkStart w:id="1028" w:name="_Toc511054091"/>
      <w:ins w:id="1029" w:author="Tim" w:date="2018-04-09T15:54:00Z">
        <w:r>
          <w:t>Grundversion</w:t>
        </w:r>
      </w:ins>
      <w:bookmarkEnd w:id="1028"/>
    </w:p>
    <w:tbl>
      <w:tblPr>
        <w:tblStyle w:val="Tabellenraster"/>
        <w:tblW w:w="0" w:type="auto"/>
        <w:tblLook w:val="04A0" w:firstRow="1" w:lastRow="0" w:firstColumn="1" w:lastColumn="0" w:noHBand="0" w:noVBand="1"/>
      </w:tblPr>
      <w:tblGrid>
        <w:gridCol w:w="4531"/>
        <w:gridCol w:w="4531"/>
      </w:tblGrid>
      <w:tr w:rsidR="00852FBC" w14:paraId="13A17EF5" w14:textId="77777777" w:rsidTr="00852FBC">
        <w:trPr>
          <w:ins w:id="1030" w:author="Tim" w:date="2018-04-08T15:45:00Z"/>
        </w:trPr>
        <w:tc>
          <w:tcPr>
            <w:tcW w:w="4531" w:type="dxa"/>
          </w:tcPr>
          <w:p w14:paraId="3814D6D6" w14:textId="77777777" w:rsidR="00852FBC" w:rsidRDefault="00852FBC">
            <w:pPr>
              <w:spacing w:before="0" w:after="0"/>
              <w:rPr>
                <w:ins w:id="1031" w:author="Tim" w:date="2018-04-08T15:45:00Z"/>
              </w:rPr>
              <w:pPrChange w:id="1032" w:author="Tim" w:date="2018-04-08T15:47:00Z">
                <w:pPr/>
              </w:pPrChange>
            </w:pPr>
            <w:ins w:id="1033" w:author="Tim" w:date="2018-04-08T15:45:00Z">
              <w:r>
                <w:t>---|  braun  schwarz  rot    gold      |---</w:t>
              </w:r>
            </w:ins>
          </w:p>
          <w:p w14:paraId="1165BEBC" w14:textId="5D086956" w:rsidR="00852FBC" w:rsidRDefault="00852FBC">
            <w:pPr>
              <w:spacing w:before="0" w:after="0"/>
              <w:rPr>
                <w:ins w:id="1034" w:author="Tim" w:date="2018-04-08T15:45:00Z"/>
              </w:rPr>
              <w:pPrChange w:id="1035" w:author="Tim" w:date="2018-04-08T15:47:00Z">
                <w:pPr/>
              </w:pPrChange>
            </w:pPr>
            <w:ins w:id="1036" w:author="Tim" w:date="2018-04-08T15:45:00Z">
              <w:r>
                <w:t>Ein Widerstand mit 1.0 kOhm +/- 5 %</w:t>
              </w:r>
            </w:ins>
          </w:p>
        </w:tc>
        <w:tc>
          <w:tcPr>
            <w:tcW w:w="4531" w:type="dxa"/>
          </w:tcPr>
          <w:p w14:paraId="0F196D4F" w14:textId="77777777" w:rsidR="00852FBC" w:rsidRDefault="00852FBC">
            <w:pPr>
              <w:spacing w:before="0" w:after="0"/>
              <w:rPr>
                <w:ins w:id="1037" w:author="Tim" w:date="2018-04-08T15:45:00Z"/>
              </w:rPr>
              <w:pPrChange w:id="1038" w:author="Tim" w:date="2018-04-08T15:47:00Z">
                <w:pPr/>
              </w:pPrChange>
            </w:pPr>
            <w:ins w:id="1039" w:author="Tim" w:date="2018-04-08T15:45:00Z">
              <w:r>
                <w:t>---|  rd  vi  ye    sr      |---</w:t>
              </w:r>
            </w:ins>
          </w:p>
          <w:p w14:paraId="0752EED8" w14:textId="5D833A1A" w:rsidR="00852FBC" w:rsidRDefault="00852FBC">
            <w:pPr>
              <w:spacing w:before="0" w:after="0"/>
              <w:rPr>
                <w:ins w:id="1040" w:author="Tim" w:date="2018-04-08T15:45:00Z"/>
              </w:rPr>
              <w:pPrChange w:id="1041" w:author="Tim" w:date="2018-04-08T15:47:00Z">
                <w:pPr/>
              </w:pPrChange>
            </w:pPr>
            <w:ins w:id="1042" w:author="Tim" w:date="2018-04-08T15:45:00Z">
              <w:r>
                <w:t>Ein Widerstand mit 270.0 kOhm +/- 10 %</w:t>
              </w:r>
            </w:ins>
          </w:p>
        </w:tc>
      </w:tr>
      <w:tr w:rsidR="00852FBC" w14:paraId="433A5AFF" w14:textId="77777777" w:rsidTr="00852FBC">
        <w:trPr>
          <w:ins w:id="1043" w:author="Tim" w:date="2018-04-08T15:45:00Z"/>
        </w:trPr>
        <w:tc>
          <w:tcPr>
            <w:tcW w:w="4531" w:type="dxa"/>
          </w:tcPr>
          <w:p w14:paraId="5DC3921D" w14:textId="77777777" w:rsidR="00852FBC" w:rsidRDefault="00852FBC">
            <w:pPr>
              <w:spacing w:before="0" w:after="0"/>
              <w:rPr>
                <w:ins w:id="1044" w:author="Tim" w:date="2018-04-08T15:45:00Z"/>
              </w:rPr>
              <w:pPrChange w:id="1045" w:author="Tim" w:date="2018-04-08T15:47:00Z">
                <w:pPr/>
              </w:pPrChange>
            </w:pPr>
            <w:ins w:id="1046" w:author="Tim" w:date="2018-04-08T15:45:00Z">
              <w:r>
                <w:t>---|  green  blue  orange    red      |---</w:t>
              </w:r>
            </w:ins>
          </w:p>
          <w:p w14:paraId="3590301B" w14:textId="32C9540D" w:rsidR="00852FBC" w:rsidRDefault="00852FBC">
            <w:pPr>
              <w:spacing w:before="0" w:after="0"/>
              <w:rPr>
                <w:ins w:id="1047" w:author="Tim" w:date="2018-04-08T15:45:00Z"/>
              </w:rPr>
              <w:pPrChange w:id="1048" w:author="Tim" w:date="2018-04-08T15:47:00Z">
                <w:pPr/>
              </w:pPrChange>
            </w:pPr>
            <w:ins w:id="1049" w:author="Tim" w:date="2018-04-08T15:45:00Z">
              <w:r>
                <w:t>Ein Widerstand mit 56.0 kOhm +/- 2 %</w:t>
              </w:r>
            </w:ins>
          </w:p>
        </w:tc>
        <w:tc>
          <w:tcPr>
            <w:tcW w:w="4531" w:type="dxa"/>
          </w:tcPr>
          <w:p w14:paraId="35DA69BC" w14:textId="77777777" w:rsidR="00852FBC" w:rsidRDefault="00852FBC">
            <w:pPr>
              <w:spacing w:before="0" w:after="0"/>
              <w:rPr>
                <w:ins w:id="1050" w:author="Tim" w:date="2018-04-08T15:47:00Z"/>
              </w:rPr>
              <w:pPrChange w:id="1051" w:author="Tim" w:date="2018-04-08T15:47:00Z">
                <w:pPr/>
              </w:pPrChange>
            </w:pPr>
            <w:ins w:id="1052" w:author="Tim" w:date="2018-04-08T15:47:00Z">
              <w:r>
                <w:t>---|  red  rot  rd    si      |---</w:t>
              </w:r>
            </w:ins>
          </w:p>
          <w:p w14:paraId="77925100" w14:textId="17172F43" w:rsidR="00852FBC" w:rsidRDefault="00852FBC">
            <w:pPr>
              <w:spacing w:before="0" w:after="0"/>
              <w:rPr>
                <w:ins w:id="1053" w:author="Tim" w:date="2018-04-08T15:45:00Z"/>
              </w:rPr>
              <w:pPrChange w:id="1054" w:author="Tim" w:date="2018-04-08T15:47:00Z">
                <w:pPr/>
              </w:pPrChange>
            </w:pPr>
            <w:ins w:id="1055" w:author="Tim" w:date="2018-04-08T15:47:00Z">
              <w:r>
                <w:t>Ein Widerstand mit 2.2 kOhm +/- 10 %</w:t>
              </w:r>
            </w:ins>
          </w:p>
        </w:tc>
      </w:tr>
    </w:tbl>
    <w:p w14:paraId="5DF8E43A" w14:textId="5F12460C" w:rsidR="00852FBC" w:rsidRPr="00012747" w:rsidDel="00852FBC" w:rsidRDefault="00852FBC">
      <w:pPr>
        <w:rPr>
          <w:del w:id="1056" w:author="Tim" w:date="2018-04-08T15:45:00Z"/>
          <w:rPrChange w:id="1057" w:author="Tim" w:date="2018-04-08T15:40:00Z">
            <w:rPr>
              <w:del w:id="1058" w:author="Tim" w:date="2018-04-08T15:45:00Z"/>
            </w:rPr>
          </w:rPrChange>
        </w:rPr>
        <w:pPrChange w:id="1059" w:author="Tim" w:date="2018-04-08T15:40:00Z">
          <w:pPr>
            <w:pStyle w:val="berschrift1"/>
          </w:pPr>
        </w:pPrChange>
      </w:pPr>
      <w:bookmarkStart w:id="1060" w:name="_Toc510965968"/>
      <w:bookmarkStart w:id="1061" w:name="_Toc510967048"/>
      <w:bookmarkStart w:id="1062" w:name="_Toc510967418"/>
      <w:bookmarkStart w:id="1063" w:name="_Toc510967735"/>
      <w:bookmarkEnd w:id="1060"/>
      <w:bookmarkEnd w:id="1061"/>
      <w:bookmarkEnd w:id="1062"/>
      <w:bookmarkEnd w:id="1063"/>
    </w:p>
    <w:p w14:paraId="53454439" w14:textId="73ADC7F7" w:rsidR="008A0178" w:rsidDel="00423E34" w:rsidRDefault="00AD6915" w:rsidP="00757378">
      <w:pPr>
        <w:pStyle w:val="berschrift2"/>
        <w:rPr>
          <w:del w:id="1064" w:author="Tim" w:date="2018-04-08T13:18:00Z"/>
        </w:rPr>
      </w:pPr>
      <w:del w:id="1065" w:author="Tim" w:date="2018-04-08T13:18:00Z">
        <w:r w:rsidDel="00423E34">
          <w:delText>Benutzer Interface</w:delText>
        </w:r>
        <w:bookmarkStart w:id="1066" w:name="_Toc510956881"/>
        <w:bookmarkStart w:id="1067" w:name="_Toc510965969"/>
        <w:bookmarkStart w:id="1068" w:name="_Toc510967049"/>
        <w:bookmarkStart w:id="1069" w:name="_Toc510967419"/>
        <w:bookmarkStart w:id="1070" w:name="_Toc510967736"/>
        <w:bookmarkEnd w:id="1066"/>
        <w:bookmarkEnd w:id="1067"/>
        <w:bookmarkEnd w:id="1068"/>
        <w:bookmarkEnd w:id="1069"/>
        <w:bookmarkEnd w:id="1070"/>
      </w:del>
    </w:p>
    <w:p w14:paraId="0584C656" w14:textId="32B94C12" w:rsidR="00AD6915" w:rsidDel="00423E34" w:rsidRDefault="00A679EB" w:rsidP="00AD6915">
      <w:pPr>
        <w:rPr>
          <w:del w:id="1071" w:author="Tim" w:date="2018-04-08T13:18:00Z"/>
        </w:rPr>
      </w:pPr>
      <w:del w:id="1072" w:author="Tim" w:date="2018-04-08T13:18:00Z">
        <w:r w:rsidDel="00423E34">
          <w:delText>Das Produkt ist als Konsolenanwe</w:delText>
        </w:r>
        <w:r w:rsidR="001147FF" w:rsidDel="00423E34">
          <w:delText>n</w:delText>
        </w:r>
        <w:r w:rsidDel="00423E34">
          <w:delText>dung definiert. Somit besteht das Benutzerinterface aus einer</w:delText>
        </w:r>
        <w:r w:rsidR="005657E8" w:rsidDel="00423E34">
          <w:delText xml:space="preserve"> Konsolenanwendung die mit Dialogen die Interaktion ermöglicht. </w:delText>
        </w:r>
        <w:bookmarkStart w:id="1073" w:name="_Toc510956882"/>
        <w:bookmarkStart w:id="1074" w:name="_Toc510965970"/>
        <w:bookmarkStart w:id="1075" w:name="_Toc510967050"/>
        <w:bookmarkStart w:id="1076" w:name="_Toc510967420"/>
        <w:bookmarkStart w:id="1077" w:name="_Toc510967737"/>
        <w:bookmarkEnd w:id="1073"/>
        <w:bookmarkEnd w:id="1074"/>
        <w:bookmarkEnd w:id="1075"/>
        <w:bookmarkEnd w:id="1076"/>
        <w:bookmarkEnd w:id="1077"/>
      </w:del>
    </w:p>
    <w:p w14:paraId="61EDBBAC" w14:textId="219FB077" w:rsidR="005657E8" w:rsidDel="00423E34" w:rsidRDefault="005657E8" w:rsidP="00AD6915">
      <w:pPr>
        <w:rPr>
          <w:del w:id="1078" w:author="Tim" w:date="2018-04-08T13:18:00Z"/>
        </w:rPr>
      </w:pPr>
      <w:del w:id="1079" w:author="Tim" w:date="2018-04-08T13:18:00Z">
        <w:r w:rsidDel="00423E34">
          <w:delText xml:space="preserve">Gemäß </w:delText>
        </w:r>
        <w:r w:rsidR="001147FF" w:rsidDel="00423E34">
          <w:delText>dem Pflichtenheft</w:delText>
        </w:r>
        <w:r w:rsidDel="00423E34">
          <w:delText xml:space="preserve"> </w:delText>
        </w:r>
        <w:r w:rsidR="00054C78" w:rsidDel="00423E34">
          <w:delText xml:space="preserve">kann der Benutzer, nach Aufforderung, die Farben des Widerstandes eingeben. Die Eingabe soll als Einzelne Farben (Ausgeschrieben oder nach Kann-Kriterium </w:delText>
        </w:r>
        <w:r w:rsidR="00C1133C" w:rsidDel="00423E34">
          <w:delText xml:space="preserve">als Kurzform) jeweils durch Bindestrich getrennt erfolgen. Es ist (gemäß Kann-Kriterium) die Eingabe von Widerständen </w:delText>
        </w:r>
        <w:r w:rsidR="0076609A" w:rsidDel="00423E34">
          <w:delText>mit 4 bis 6 Widerstandsringen möglich.</w:delText>
        </w:r>
        <w:r w:rsidR="006E2F53" w:rsidDel="00423E34">
          <w:delText xml:space="preserve"> Der Benutzer bekommt anschließend </w:delText>
        </w:r>
        <w:r w:rsidR="001E3539" w:rsidDel="00423E34">
          <w:delText xml:space="preserve">den Widerstandswert in geeignet Weise zurück. Das gewählte Format ist definiert als </w:delText>
        </w:r>
        <w:r w:rsidR="00487BA1" w:rsidDel="00423E34">
          <w:delText>1-999 (Exponentenzeichen</w:delText>
        </w:r>
        <w:r w:rsidR="00AB6F60" w:rsidDel="00423E34">
          <w:delText xml:space="preserve"> k/M/G…</w:delText>
        </w:r>
        <w:r w:rsidR="00487BA1" w:rsidDel="00423E34">
          <w:delText xml:space="preserve">) Ohm </w:delText>
        </w:r>
        <w:r w:rsidR="0098749D" w:rsidDel="00423E34">
          <w:delText>+/- 1-99% Toleranz mit +/- Temperaturabweichung</w:delText>
        </w:r>
      </w:del>
      <w:ins w:id="1080" w:author="Jens Höcker" w:date="2018-04-08T12:50:00Z">
        <w:del w:id="1081" w:author="Tim" w:date="2018-04-08T13:18:00Z">
          <w:r w:rsidR="007F30F0" w:rsidDel="00423E34">
            <w:delText>Temperaturkoeffizient in ppm</w:delText>
          </w:r>
        </w:del>
      </w:ins>
      <w:del w:id="1082" w:author="Tim" w:date="2018-04-08T13:18:00Z">
        <w:r w:rsidR="001147FF" w:rsidDel="00423E34">
          <w:delText>.</w:delText>
        </w:r>
        <w:bookmarkStart w:id="1083" w:name="_Toc510956883"/>
        <w:bookmarkStart w:id="1084" w:name="_Toc510965971"/>
        <w:bookmarkStart w:id="1085" w:name="_Toc510967051"/>
        <w:bookmarkStart w:id="1086" w:name="_Toc510967421"/>
        <w:bookmarkStart w:id="1087" w:name="_Toc510967738"/>
        <w:bookmarkEnd w:id="1083"/>
        <w:bookmarkEnd w:id="1084"/>
        <w:bookmarkEnd w:id="1085"/>
        <w:bookmarkEnd w:id="1086"/>
        <w:bookmarkEnd w:id="1087"/>
      </w:del>
    </w:p>
    <w:p w14:paraId="408CE9D5" w14:textId="0996B07A" w:rsidR="0076609A" w:rsidRPr="00AD6915" w:rsidDel="00423E34" w:rsidRDefault="006E2F53" w:rsidP="00757378">
      <w:pPr>
        <w:pStyle w:val="berschrift2"/>
        <w:rPr>
          <w:del w:id="1088" w:author="Tim" w:date="2018-04-08T13:18:00Z"/>
        </w:rPr>
      </w:pPr>
      <w:del w:id="1089" w:author="Tim" w:date="2018-04-08T13:18:00Z">
        <w:r w:rsidDel="00423E34">
          <w:delText>Datenbeschreibung</w:delText>
        </w:r>
        <w:bookmarkStart w:id="1090" w:name="_Toc510956884"/>
        <w:bookmarkStart w:id="1091" w:name="_Toc510965972"/>
        <w:bookmarkStart w:id="1092" w:name="_Toc510967052"/>
        <w:bookmarkStart w:id="1093" w:name="_Toc510967422"/>
        <w:bookmarkStart w:id="1094" w:name="_Toc510967739"/>
        <w:bookmarkEnd w:id="1090"/>
        <w:bookmarkEnd w:id="1091"/>
        <w:bookmarkEnd w:id="1092"/>
        <w:bookmarkEnd w:id="1093"/>
        <w:bookmarkEnd w:id="1094"/>
      </w:del>
    </w:p>
    <w:p w14:paraId="194FBB66" w14:textId="4FA749B4" w:rsidR="00A76F0F" w:rsidDel="00423E34" w:rsidRDefault="0080699F" w:rsidP="00A76F0F">
      <w:pPr>
        <w:rPr>
          <w:del w:id="1095" w:author="Tim" w:date="2018-04-08T13:18:00Z"/>
        </w:rPr>
      </w:pPr>
      <w:del w:id="1096" w:author="Tim" w:date="2018-04-08T13:18:00Z">
        <w:r w:rsidDel="00423E34">
          <w:delText xml:space="preserve">Die Datenstrukturen sind </w:delText>
        </w:r>
        <w:r w:rsidR="00D27125" w:rsidDel="00423E34">
          <w:delText xml:space="preserve">gemäß MWC-Prinzip getrennt von der Implementation der Programmfunktionen zu betrachten. </w:delText>
        </w:r>
        <w:bookmarkStart w:id="1097" w:name="_Toc510956885"/>
        <w:bookmarkStart w:id="1098" w:name="_Toc510965973"/>
        <w:bookmarkStart w:id="1099" w:name="_Toc510967053"/>
        <w:bookmarkStart w:id="1100" w:name="_Toc510967423"/>
        <w:bookmarkStart w:id="1101" w:name="_Toc510967740"/>
        <w:bookmarkEnd w:id="1097"/>
        <w:bookmarkEnd w:id="1098"/>
        <w:bookmarkEnd w:id="1099"/>
        <w:bookmarkEnd w:id="1100"/>
        <w:bookmarkEnd w:id="1101"/>
      </w:del>
    </w:p>
    <w:p w14:paraId="483003D8" w14:textId="601CEF37" w:rsidR="0038715D" w:rsidDel="00423E34" w:rsidRDefault="0038715D" w:rsidP="00A76F0F">
      <w:pPr>
        <w:rPr>
          <w:ins w:id="1102" w:author="Jens Höcker" w:date="2018-04-08T12:50:00Z"/>
          <w:del w:id="1103" w:author="Tim" w:date="2018-04-08T13:18:00Z"/>
        </w:rPr>
      </w:pPr>
      <w:del w:id="1104" w:author="Tim" w:date="2018-04-08T13:18:00Z">
        <w:r w:rsidDel="00423E34">
          <w:delText>Für die Eingabe wird ein char [] (im folgen</w:delText>
        </w:r>
        <w:r w:rsidR="00276A89" w:rsidDel="00423E34">
          <w:delText>d</w:delText>
        </w:r>
        <w:r w:rsidDel="00423E34">
          <w:delText>en String) genutzt.</w:delText>
        </w:r>
      </w:del>
      <w:bookmarkStart w:id="1105" w:name="_Toc510956886"/>
      <w:bookmarkStart w:id="1106" w:name="_Toc510965974"/>
      <w:bookmarkStart w:id="1107" w:name="_Toc510967054"/>
      <w:bookmarkStart w:id="1108" w:name="_Toc510967424"/>
      <w:bookmarkStart w:id="1109" w:name="_Toc510967741"/>
      <w:bookmarkEnd w:id="1105"/>
      <w:bookmarkEnd w:id="1106"/>
      <w:bookmarkEnd w:id="1107"/>
      <w:bookmarkEnd w:id="1108"/>
      <w:bookmarkEnd w:id="1109"/>
    </w:p>
    <w:p w14:paraId="78472393" w14:textId="682F623A" w:rsidR="007F30F0" w:rsidDel="00423E34" w:rsidRDefault="007F30F0" w:rsidP="00A76F0F">
      <w:pPr>
        <w:rPr>
          <w:del w:id="1110" w:author="Tim" w:date="2018-04-08T13:18:00Z"/>
        </w:rPr>
      </w:pPr>
      <w:ins w:id="1111" w:author="Jens Höcker" w:date="2018-04-08T12:50:00Z">
        <w:del w:id="1112" w:author="Tim" w:date="2018-04-08T13:18:00Z">
          <w:r w:rsidDel="00423E34">
            <w:delText>Innerhalb der Software wird kein digitales Abbild des Widerstandes benutzt</w:delText>
          </w:r>
        </w:del>
      </w:ins>
      <w:ins w:id="1113" w:author="Jens Höcker" w:date="2018-04-08T12:51:00Z">
        <w:del w:id="1114" w:author="Tim" w:date="2018-04-08T13:18:00Z">
          <w:r w:rsidDel="00423E34">
            <w:delText>. Die Benutzereingabe bleibt erhalten und dient als Datenstamm. Die Benutzereingabe wird im gesamten Verlauf (nach der Anpass</w:delText>
          </w:r>
        </w:del>
      </w:ins>
      <w:ins w:id="1115" w:author="Jens Höcker" w:date="2018-04-08T12:52:00Z">
        <w:del w:id="1116" w:author="Tim" w:date="2018-04-08T13:18:00Z">
          <w:r w:rsidDel="00423E34">
            <w:delText xml:space="preserve">ung auf Kleinbuchstaben) nicht mehr geändert. </w:delText>
          </w:r>
        </w:del>
      </w:ins>
      <w:bookmarkStart w:id="1117" w:name="_Toc510956887"/>
      <w:bookmarkStart w:id="1118" w:name="_Toc510965975"/>
      <w:bookmarkStart w:id="1119" w:name="_Toc510967055"/>
      <w:bookmarkStart w:id="1120" w:name="_Toc510967425"/>
      <w:bookmarkStart w:id="1121" w:name="_Toc510967742"/>
      <w:bookmarkEnd w:id="1117"/>
      <w:bookmarkEnd w:id="1118"/>
      <w:bookmarkEnd w:id="1119"/>
      <w:bookmarkEnd w:id="1120"/>
      <w:bookmarkEnd w:id="1121"/>
    </w:p>
    <w:p w14:paraId="185D73B5" w14:textId="2D3F8A35" w:rsidR="0038715D" w:rsidDel="00423E34" w:rsidRDefault="0038715D" w:rsidP="00A76F0F">
      <w:pPr>
        <w:rPr>
          <w:ins w:id="1122" w:author="Jens Höcker" w:date="2018-04-08T12:52:00Z"/>
          <w:del w:id="1123" w:author="Tim" w:date="2018-04-08T13:18:00Z"/>
        </w:rPr>
      </w:pPr>
      <w:del w:id="1124" w:author="Tim" w:date="2018-04-08T13:18:00Z">
        <w:r w:rsidDel="00423E34">
          <w:delText>Die Ausgabe erfolgt als String d</w:delText>
        </w:r>
        <w:r w:rsidR="00F44AE2" w:rsidDel="00423E34">
          <w:delText>er</w:delText>
        </w:r>
        <w:r w:rsidDel="00423E34">
          <w:delText xml:space="preserve"> wiederum aus Integer-Werten und Teil-String</w:delText>
        </w:r>
        <w:r w:rsidR="001147FF" w:rsidDel="00423E34">
          <w:delText>s zusammen</w:delText>
        </w:r>
        <w:r w:rsidDel="00423E34">
          <w:delText xml:space="preserve">gesetzt </w:delText>
        </w:r>
        <w:r w:rsidR="00F44AE2" w:rsidDel="00423E34">
          <w:delText>ist.</w:delText>
        </w:r>
      </w:del>
      <w:bookmarkStart w:id="1125" w:name="_Toc510956888"/>
      <w:bookmarkStart w:id="1126" w:name="_Toc510965976"/>
      <w:bookmarkStart w:id="1127" w:name="_Toc510967056"/>
      <w:bookmarkStart w:id="1128" w:name="_Toc510967426"/>
      <w:bookmarkStart w:id="1129" w:name="_Toc510967743"/>
      <w:bookmarkEnd w:id="1125"/>
      <w:bookmarkEnd w:id="1126"/>
      <w:bookmarkEnd w:id="1127"/>
      <w:bookmarkEnd w:id="1128"/>
      <w:bookmarkEnd w:id="1129"/>
    </w:p>
    <w:p w14:paraId="009565EE" w14:textId="6C68F031" w:rsidR="007F30F0" w:rsidDel="00423E34" w:rsidRDefault="007F30F0" w:rsidP="00A76F0F">
      <w:pPr>
        <w:rPr>
          <w:ins w:id="1130" w:author="Jens Höcker" w:date="2018-04-08T12:59:00Z"/>
          <w:del w:id="1131" w:author="Tim" w:date="2018-04-08T13:18:00Z"/>
        </w:rPr>
      </w:pPr>
      <w:ins w:id="1132" w:author="Jens Höcker" w:date="2018-04-08T12:52:00Z">
        <w:del w:id="1133" w:author="Tim" w:date="2018-04-08T13:18:00Z">
          <w:r w:rsidDel="00423E34">
            <w:delText xml:space="preserve">Das Programm besitzt keine Datenschnittstellen außerhalb seiner Laufzeitumgebung und erzeugt oder liest auch keine persistenten Daten. </w:delText>
          </w:r>
        </w:del>
      </w:ins>
      <w:bookmarkStart w:id="1134" w:name="_Toc510956889"/>
      <w:bookmarkStart w:id="1135" w:name="_Toc510965977"/>
      <w:bookmarkStart w:id="1136" w:name="_Toc510967057"/>
      <w:bookmarkStart w:id="1137" w:name="_Toc510967427"/>
      <w:bookmarkStart w:id="1138" w:name="_Toc510967744"/>
      <w:bookmarkEnd w:id="1134"/>
      <w:bookmarkEnd w:id="1135"/>
      <w:bookmarkEnd w:id="1136"/>
      <w:bookmarkEnd w:id="1137"/>
      <w:bookmarkEnd w:id="1138"/>
    </w:p>
    <w:p w14:paraId="3BD68587" w14:textId="00458787" w:rsidR="00EE0EC6" w:rsidDel="00423E34" w:rsidRDefault="00EE0EC6" w:rsidP="00A76F0F">
      <w:pPr>
        <w:rPr>
          <w:del w:id="1139" w:author="Tim" w:date="2018-04-08T13:18:00Z"/>
        </w:rPr>
      </w:pPr>
      <w:ins w:id="1140" w:author="Jens Höcker" w:date="2018-04-08T12:59:00Z">
        <w:del w:id="1141" w:author="Tim" w:date="2018-04-08T13:18:00Z">
          <w:r w:rsidDel="00423E34">
            <w:delText>Wichtige limitierende Größen sind als #define verfügbar und können so leicht gefunden und ggf. angepasst werden.</w:delText>
          </w:r>
        </w:del>
      </w:ins>
      <w:bookmarkStart w:id="1142" w:name="_Toc510956890"/>
      <w:bookmarkStart w:id="1143" w:name="_Toc510965978"/>
      <w:bookmarkStart w:id="1144" w:name="_Toc510967058"/>
      <w:bookmarkStart w:id="1145" w:name="_Toc510967428"/>
      <w:bookmarkStart w:id="1146" w:name="_Toc510967745"/>
      <w:bookmarkEnd w:id="1142"/>
      <w:bookmarkEnd w:id="1143"/>
      <w:bookmarkEnd w:id="1144"/>
      <w:bookmarkEnd w:id="1145"/>
      <w:bookmarkEnd w:id="1146"/>
    </w:p>
    <w:p w14:paraId="0299E14C" w14:textId="2449EA12" w:rsidR="00F44AE2" w:rsidDel="00423E34" w:rsidRDefault="00450B80" w:rsidP="00450B80">
      <w:pPr>
        <w:pStyle w:val="berschrift2"/>
        <w:rPr>
          <w:del w:id="1147" w:author="Tim" w:date="2018-04-08T13:18:00Z"/>
        </w:rPr>
      </w:pPr>
      <w:del w:id="1148" w:author="Tim" w:date="2018-04-08T13:18:00Z">
        <w:r w:rsidDel="00423E34">
          <w:delText>Systemaufbau</w:delText>
        </w:r>
        <w:bookmarkStart w:id="1149" w:name="_Toc510956891"/>
        <w:bookmarkStart w:id="1150" w:name="_Toc510965979"/>
        <w:bookmarkStart w:id="1151" w:name="_Toc510967059"/>
        <w:bookmarkStart w:id="1152" w:name="_Toc510967429"/>
        <w:bookmarkStart w:id="1153" w:name="_Toc510967746"/>
        <w:bookmarkEnd w:id="1149"/>
        <w:bookmarkEnd w:id="1150"/>
        <w:bookmarkEnd w:id="1151"/>
        <w:bookmarkEnd w:id="1152"/>
        <w:bookmarkEnd w:id="1153"/>
      </w:del>
    </w:p>
    <w:p w14:paraId="5AC38554" w14:textId="72B04E0C" w:rsidR="00D54CE5" w:rsidDel="00423E34" w:rsidRDefault="001767C1" w:rsidP="00D54CE5">
      <w:pPr>
        <w:rPr>
          <w:del w:id="1154" w:author="Tim" w:date="2018-04-08T13:18:00Z"/>
        </w:rPr>
      </w:pPr>
      <w:del w:id="1155" w:author="Tim" w:date="2018-04-08T13:18:00Z">
        <w:r w:rsidDel="00423E34">
          <w:delText xml:space="preserve">Das Gesamtprogramm wird gemäß </w:delText>
        </w:r>
        <w:r w:rsidR="001147FF" w:rsidDel="00423E34">
          <w:delText>dem Pflichtenheft</w:delText>
        </w:r>
        <w:r w:rsidDel="00423E34">
          <w:delText xml:space="preserve"> </w:delText>
        </w:r>
        <w:r w:rsidR="00FF2B47" w:rsidDel="00423E34">
          <w:delText>aufgebaut.</w:delText>
        </w:r>
        <w:r w:rsidR="00164E1F" w:rsidDel="00423E34">
          <w:delText xml:space="preserve"> Die innere Struktur ist unter 31</w:delText>
        </w:r>
        <w:r w:rsidR="00FF2B47" w:rsidDel="00423E34">
          <w:delText>.4 weitergehend beschrieben.</w:delText>
        </w:r>
        <w:bookmarkStart w:id="1156" w:name="_Toc510956892"/>
        <w:bookmarkStart w:id="1157" w:name="_Toc510965980"/>
        <w:bookmarkStart w:id="1158" w:name="_Toc510967060"/>
        <w:bookmarkStart w:id="1159" w:name="_Toc510967430"/>
        <w:bookmarkStart w:id="1160" w:name="_Toc510967747"/>
        <w:bookmarkEnd w:id="1156"/>
        <w:bookmarkEnd w:id="1157"/>
        <w:bookmarkEnd w:id="1158"/>
        <w:bookmarkEnd w:id="1159"/>
        <w:bookmarkEnd w:id="1160"/>
      </w:del>
    </w:p>
    <w:p w14:paraId="6AE56568" w14:textId="3573761B" w:rsidR="00D61196" w:rsidDel="00423E34" w:rsidRDefault="00215016" w:rsidP="00215016">
      <w:pPr>
        <w:pStyle w:val="berschrift3"/>
        <w:rPr>
          <w:del w:id="1161" w:author="Tim" w:date="2018-04-08T13:18:00Z"/>
        </w:rPr>
      </w:pPr>
      <w:del w:id="1162" w:author="Tim" w:date="2018-04-08T13:14:00Z">
        <w:r w:rsidDel="00413D16">
          <w:delText>Blockdiagramm</w:delText>
        </w:r>
      </w:del>
      <w:bookmarkStart w:id="1163" w:name="_Toc510956893"/>
      <w:bookmarkStart w:id="1164" w:name="_Toc510965981"/>
      <w:bookmarkStart w:id="1165" w:name="_Toc510967061"/>
      <w:bookmarkStart w:id="1166" w:name="_Toc510967431"/>
      <w:bookmarkStart w:id="1167" w:name="_Toc510967748"/>
      <w:bookmarkEnd w:id="1163"/>
      <w:bookmarkEnd w:id="1164"/>
      <w:bookmarkEnd w:id="1165"/>
      <w:bookmarkEnd w:id="1166"/>
      <w:bookmarkEnd w:id="1167"/>
    </w:p>
    <w:p w14:paraId="70CA3990" w14:textId="5FC36258" w:rsidR="00215016" w:rsidRPr="00215016" w:rsidDel="00423E34" w:rsidRDefault="00215016" w:rsidP="00215016">
      <w:pPr>
        <w:rPr>
          <w:del w:id="1168" w:author="Tim" w:date="2018-04-08T13:18:00Z"/>
        </w:rPr>
      </w:pPr>
      <w:bookmarkStart w:id="1169" w:name="_Toc510956894"/>
      <w:bookmarkStart w:id="1170" w:name="_Toc510965982"/>
      <w:bookmarkStart w:id="1171" w:name="_Toc510967062"/>
      <w:bookmarkStart w:id="1172" w:name="_Toc510967432"/>
      <w:bookmarkStart w:id="1173" w:name="_Toc510967749"/>
      <w:bookmarkEnd w:id="1169"/>
      <w:bookmarkEnd w:id="1170"/>
      <w:bookmarkEnd w:id="1171"/>
      <w:bookmarkEnd w:id="1172"/>
      <w:bookmarkEnd w:id="1173"/>
    </w:p>
    <w:p w14:paraId="31684246" w14:textId="002EEADD" w:rsidR="00450B80" w:rsidDel="00423E34" w:rsidRDefault="00BA3A31" w:rsidP="00BA3A31">
      <w:pPr>
        <w:pStyle w:val="berschrift2"/>
        <w:rPr>
          <w:del w:id="1174" w:author="Tim" w:date="2018-04-08T13:18:00Z"/>
        </w:rPr>
      </w:pPr>
      <w:del w:id="1175" w:author="Tim" w:date="2018-04-08T13:18:00Z">
        <w:r w:rsidDel="00423E34">
          <w:delText>Definition der Module</w:delText>
        </w:r>
        <w:bookmarkStart w:id="1176" w:name="_Toc510956895"/>
        <w:bookmarkStart w:id="1177" w:name="_Toc510965983"/>
        <w:bookmarkStart w:id="1178" w:name="_Toc510967063"/>
        <w:bookmarkStart w:id="1179" w:name="_Toc510967433"/>
        <w:bookmarkStart w:id="1180" w:name="_Toc510967750"/>
        <w:bookmarkEnd w:id="1176"/>
        <w:bookmarkEnd w:id="1177"/>
        <w:bookmarkEnd w:id="1178"/>
        <w:bookmarkEnd w:id="1179"/>
        <w:bookmarkEnd w:id="1180"/>
      </w:del>
    </w:p>
    <w:p w14:paraId="7488BAE7" w14:textId="3B87C454" w:rsidR="00FF2B47" w:rsidDel="00423E34" w:rsidRDefault="00FF2B47" w:rsidP="00FF2B47">
      <w:pPr>
        <w:rPr>
          <w:del w:id="1181" w:author="Tim" w:date="2018-04-08T13:18:00Z"/>
        </w:rPr>
      </w:pPr>
      <w:del w:id="1182" w:author="Tim" w:date="2018-04-08T13:18:00Z">
        <w:r w:rsidDel="00423E34">
          <w:delText xml:space="preserve">Die Module des Programms werden durch die einzelnen Funktionen definiert. </w:delText>
        </w:r>
      </w:del>
      <w:ins w:id="1183" w:author="Jens Höcker" w:date="2018-04-08T12:53:00Z">
        <w:del w:id="1184" w:author="Tim" w:date="2018-04-08T13:18:00Z">
          <w:r w:rsidR="007F30F0" w:rsidDel="00423E34">
            <w:delText xml:space="preserve">Das Produkt ist in einer Source-Datei erstellt. </w:delText>
          </w:r>
        </w:del>
      </w:ins>
      <w:ins w:id="1185" w:author="Jens Höcker" w:date="2018-04-08T12:54:00Z">
        <w:del w:id="1186" w:author="Tim" w:date="2018-04-08T13:18:00Z">
          <w:r w:rsidR="007F30F0" w:rsidDel="00423E34">
            <w:delText>Zum kompilieren sind nur Bibliotheken notwendig die zum Standardumfang der gängi</w:delText>
          </w:r>
        </w:del>
      </w:ins>
      <w:ins w:id="1187" w:author="Jens Höcker" w:date="2018-04-08T12:55:00Z">
        <w:del w:id="1188" w:author="Tim" w:date="2018-04-08T13:18:00Z">
          <w:r w:rsidR="007F30F0" w:rsidDel="00423E34">
            <w:delText>gen C-Compiler gehören. Funktionalitäten von Drittanbietern werden nicht verwendet.</w:delText>
          </w:r>
        </w:del>
      </w:ins>
      <w:bookmarkStart w:id="1189" w:name="_Toc510956896"/>
      <w:bookmarkStart w:id="1190" w:name="_Toc510965984"/>
      <w:bookmarkStart w:id="1191" w:name="_Toc510967064"/>
      <w:bookmarkStart w:id="1192" w:name="_Toc510967434"/>
      <w:bookmarkStart w:id="1193" w:name="_Toc510967751"/>
      <w:bookmarkEnd w:id="1189"/>
      <w:bookmarkEnd w:id="1190"/>
      <w:bookmarkEnd w:id="1191"/>
      <w:bookmarkEnd w:id="1192"/>
      <w:bookmarkEnd w:id="1193"/>
    </w:p>
    <w:p w14:paraId="2D1CD82E" w14:textId="79A0969E" w:rsidR="00FF2B47" w:rsidDel="00423E34" w:rsidRDefault="00FF2B47" w:rsidP="00FF2B47">
      <w:pPr>
        <w:rPr>
          <w:del w:id="1194" w:author="Tim" w:date="2018-04-08T13:18:00Z"/>
        </w:rPr>
      </w:pPr>
      <w:del w:id="1195" w:author="Tim" w:date="2018-04-08T13:18:00Z">
        <w:r w:rsidDel="00423E34">
          <w:delText>Für das Grundprogramm werden die Prototypen gemäß C</w:delText>
        </w:r>
        <w:r w:rsidR="00CE1EA0" w:rsidDel="00423E34">
          <w:delText xml:space="preserve">73A.3 verwendet. Diese werden in </w:delText>
        </w:r>
        <w:r w:rsidR="004E1E74" w:rsidDel="00423E34">
          <w:delText>i</w:delText>
        </w:r>
        <w:r w:rsidR="00CE1EA0" w:rsidDel="00423E34">
          <w:delText xml:space="preserve">hrem Zusammenhang in </w:delText>
        </w:r>
        <w:r w:rsidR="00CE1EA0" w:rsidRPr="00CE1EA0" w:rsidDel="00423E34">
          <w:rPr>
            <w:color w:val="FF0000"/>
          </w:rPr>
          <w:delText>dem Blockdiagramm</w:delText>
        </w:r>
        <w:r w:rsidR="00CE1EA0" w:rsidDel="00423E34">
          <w:delText xml:space="preserve"> abgebildet. </w:delText>
        </w:r>
        <w:bookmarkStart w:id="1196" w:name="_Toc510956897"/>
        <w:bookmarkStart w:id="1197" w:name="_Toc510965985"/>
        <w:bookmarkStart w:id="1198" w:name="_Toc510967065"/>
        <w:bookmarkStart w:id="1199" w:name="_Toc510967435"/>
        <w:bookmarkStart w:id="1200" w:name="_Toc510967752"/>
        <w:bookmarkEnd w:id="1196"/>
        <w:bookmarkEnd w:id="1197"/>
        <w:bookmarkEnd w:id="1198"/>
        <w:bookmarkEnd w:id="1199"/>
        <w:bookmarkEnd w:id="1200"/>
      </w:del>
    </w:p>
    <w:p w14:paraId="315C7E4C" w14:textId="365A45C9" w:rsidR="00FB18D1" w:rsidRPr="00FF2B47" w:rsidDel="00423E34" w:rsidRDefault="00FB18D1" w:rsidP="00FF2B47">
      <w:pPr>
        <w:rPr>
          <w:del w:id="1201" w:author="Tim" w:date="2018-04-08T13:18:00Z"/>
        </w:rPr>
      </w:pPr>
      <w:del w:id="1202" w:author="Tim" w:date="2018-04-08T13:18:00Z">
        <w:r w:rsidDel="00423E34">
          <w:delText>Für die V</w:delText>
        </w:r>
        <w:r w:rsidR="00F669F3" w:rsidDel="00423E34">
          <w:delText xml:space="preserve">ollversion wird eine abgeänderte Struktur </w:delText>
        </w:r>
        <w:r w:rsidR="000D3DFC" w:rsidDel="00423E34">
          <w:delText xml:space="preserve">verwendet. Diese </w:delText>
        </w:r>
        <w:r w:rsidR="00E64865" w:rsidDel="00423E34">
          <w:delText>unterschiedet sich hauptsächlich in Ergänzten Funktionen (dementsprechend Funktionsaufrufen)</w:delText>
        </w:r>
        <w:r w:rsidR="00851E4A" w:rsidDel="00423E34">
          <w:delText xml:space="preserve">. </w:delText>
        </w:r>
        <w:r w:rsidR="00851E4A" w:rsidRPr="00851E4A" w:rsidDel="00423E34">
          <w:rPr>
            <w:color w:val="FF0000"/>
          </w:rPr>
          <w:delText>(DOKU)</w:delText>
        </w:r>
        <w:bookmarkStart w:id="1203" w:name="_Toc510956898"/>
        <w:bookmarkStart w:id="1204" w:name="_Toc510965986"/>
        <w:bookmarkStart w:id="1205" w:name="_Toc510967066"/>
        <w:bookmarkStart w:id="1206" w:name="_Toc510967436"/>
        <w:bookmarkStart w:id="1207" w:name="_Toc510967753"/>
        <w:bookmarkEnd w:id="1203"/>
        <w:bookmarkEnd w:id="1204"/>
        <w:bookmarkEnd w:id="1205"/>
        <w:bookmarkEnd w:id="1206"/>
        <w:bookmarkEnd w:id="1207"/>
      </w:del>
    </w:p>
    <w:p w14:paraId="122F6045" w14:textId="7A762957" w:rsidR="00E66A37" w:rsidDel="00423E34" w:rsidRDefault="00E66A37" w:rsidP="00D8763F">
      <w:pPr>
        <w:pStyle w:val="berschrift3"/>
        <w:rPr>
          <w:del w:id="1208" w:author="Tim" w:date="2018-04-08T13:18:00Z"/>
        </w:rPr>
      </w:pPr>
      <w:del w:id="1209" w:author="Tim" w:date="2018-04-08T13:18:00Z">
        <w:r w:rsidDel="00423E34">
          <w:delText>Eingabe der Widerstandsfarbringe</w:delText>
        </w:r>
        <w:bookmarkStart w:id="1210" w:name="_Toc510956899"/>
        <w:bookmarkStart w:id="1211" w:name="_Toc510965987"/>
        <w:bookmarkStart w:id="1212" w:name="_Toc510967067"/>
        <w:bookmarkStart w:id="1213" w:name="_Toc510967437"/>
        <w:bookmarkStart w:id="1214" w:name="_Toc510967754"/>
        <w:bookmarkEnd w:id="1210"/>
        <w:bookmarkEnd w:id="1211"/>
        <w:bookmarkEnd w:id="1212"/>
        <w:bookmarkEnd w:id="1213"/>
        <w:bookmarkEnd w:id="1214"/>
      </w:del>
    </w:p>
    <w:p w14:paraId="48D2920B" w14:textId="2118A69C" w:rsidR="00E66A37" w:rsidDel="00423E34" w:rsidRDefault="00F35BFF" w:rsidP="00E66A37">
      <w:pPr>
        <w:rPr>
          <w:del w:id="1215" w:author="Tim" w:date="2018-04-08T13:18:00Z"/>
        </w:rPr>
      </w:pPr>
      <w:del w:id="1216" w:author="Tim" w:date="2018-04-08T13:18:00Z">
        <w:r w:rsidDel="00423E34">
          <w:delText>Die möglichen Eingaben beziehen sich auf folgende Tabelle:</w:delText>
        </w:r>
        <w:bookmarkStart w:id="1217" w:name="_Toc510956900"/>
        <w:bookmarkStart w:id="1218" w:name="_Toc510965988"/>
        <w:bookmarkStart w:id="1219" w:name="_Toc510967068"/>
        <w:bookmarkStart w:id="1220" w:name="_Toc510967438"/>
        <w:bookmarkStart w:id="1221" w:name="_Toc510967755"/>
        <w:bookmarkEnd w:id="1217"/>
        <w:bookmarkEnd w:id="1218"/>
        <w:bookmarkEnd w:id="1219"/>
        <w:bookmarkEnd w:id="1220"/>
        <w:bookmarkEnd w:id="1221"/>
      </w:del>
    </w:p>
    <w:tbl>
      <w:tblPr>
        <w:tblStyle w:val="Tabellenraster"/>
        <w:tblW w:w="5000" w:type="pct"/>
        <w:tblLook w:val="04A0" w:firstRow="1" w:lastRow="0" w:firstColumn="1" w:lastColumn="0" w:noHBand="0" w:noVBand="1"/>
      </w:tblPr>
      <w:tblGrid>
        <w:gridCol w:w="3977"/>
        <w:gridCol w:w="874"/>
        <w:gridCol w:w="874"/>
        <w:gridCol w:w="874"/>
        <w:gridCol w:w="1439"/>
        <w:gridCol w:w="1024"/>
      </w:tblGrid>
      <w:tr w:rsidR="008554FF" w:rsidRPr="000D4163" w:rsidDel="00423E34" w14:paraId="6FEF4832" w14:textId="689F3E9D" w:rsidTr="008E37D2">
        <w:trPr>
          <w:del w:id="1222" w:author="Tim" w:date="2018-04-08T13:18:00Z"/>
        </w:trPr>
        <w:tc>
          <w:tcPr>
            <w:tcW w:w="2194" w:type="pct"/>
            <w:vAlign w:val="center"/>
          </w:tcPr>
          <w:p w14:paraId="2B5E9EE7" w14:textId="5E47185C" w:rsidR="00F35BFF" w:rsidRPr="000D4163" w:rsidDel="00423E34" w:rsidRDefault="00F35BFF" w:rsidP="00B22D6E">
            <w:pPr>
              <w:spacing w:before="0" w:after="0"/>
              <w:jc w:val="center"/>
              <w:rPr>
                <w:del w:id="1223" w:author="Tim" w:date="2018-04-08T13:18:00Z"/>
                <w:b/>
              </w:rPr>
            </w:pPr>
            <w:del w:id="1224" w:author="Tim" w:date="2018-04-08T13:18:00Z">
              <w:r w:rsidRPr="000D4163" w:rsidDel="00423E34">
                <w:rPr>
                  <w:b/>
                </w:rPr>
                <w:delText>Farbe</w:delText>
              </w:r>
              <w:bookmarkStart w:id="1225" w:name="_Toc510956901"/>
              <w:bookmarkStart w:id="1226" w:name="_Toc510965989"/>
              <w:bookmarkStart w:id="1227" w:name="_Toc510967069"/>
              <w:bookmarkStart w:id="1228" w:name="_Toc510967439"/>
              <w:bookmarkStart w:id="1229" w:name="_Toc510967756"/>
              <w:bookmarkEnd w:id="1225"/>
              <w:bookmarkEnd w:id="1226"/>
              <w:bookmarkEnd w:id="1227"/>
              <w:bookmarkEnd w:id="1228"/>
              <w:bookmarkEnd w:id="1229"/>
            </w:del>
          </w:p>
        </w:tc>
        <w:tc>
          <w:tcPr>
            <w:tcW w:w="482" w:type="pct"/>
            <w:vAlign w:val="center"/>
          </w:tcPr>
          <w:p w14:paraId="6802DC7B" w14:textId="5368C089" w:rsidR="00F35BFF" w:rsidRPr="000D4163" w:rsidDel="00423E34" w:rsidRDefault="00F35BFF" w:rsidP="00B22D6E">
            <w:pPr>
              <w:spacing w:before="0" w:after="0"/>
              <w:jc w:val="center"/>
              <w:rPr>
                <w:del w:id="1230" w:author="Tim" w:date="2018-04-08T13:18:00Z"/>
                <w:b/>
              </w:rPr>
            </w:pPr>
            <w:del w:id="1231" w:author="Tim" w:date="2018-04-08T13:18:00Z">
              <w:r w:rsidRPr="000D4163" w:rsidDel="00423E34">
                <w:rPr>
                  <w:b/>
                </w:rPr>
                <w:delText>1.Band</w:delText>
              </w:r>
              <w:bookmarkStart w:id="1232" w:name="_Toc510956902"/>
              <w:bookmarkStart w:id="1233" w:name="_Toc510965990"/>
              <w:bookmarkStart w:id="1234" w:name="_Toc510967070"/>
              <w:bookmarkStart w:id="1235" w:name="_Toc510967440"/>
              <w:bookmarkStart w:id="1236" w:name="_Toc510967757"/>
              <w:bookmarkEnd w:id="1232"/>
              <w:bookmarkEnd w:id="1233"/>
              <w:bookmarkEnd w:id="1234"/>
              <w:bookmarkEnd w:id="1235"/>
              <w:bookmarkEnd w:id="1236"/>
            </w:del>
          </w:p>
        </w:tc>
        <w:tc>
          <w:tcPr>
            <w:tcW w:w="482" w:type="pct"/>
            <w:vAlign w:val="center"/>
          </w:tcPr>
          <w:p w14:paraId="50D14F59" w14:textId="7F4FBC54" w:rsidR="00F35BFF" w:rsidRPr="000D4163" w:rsidDel="00423E34" w:rsidRDefault="00F35BFF" w:rsidP="00B22D6E">
            <w:pPr>
              <w:spacing w:before="0" w:after="0"/>
              <w:jc w:val="center"/>
              <w:rPr>
                <w:del w:id="1237" w:author="Tim" w:date="2018-04-08T13:18:00Z"/>
                <w:b/>
              </w:rPr>
            </w:pPr>
            <w:del w:id="1238" w:author="Tim" w:date="2018-04-08T13:18:00Z">
              <w:r w:rsidRPr="000D4163" w:rsidDel="00423E34">
                <w:rPr>
                  <w:b/>
                </w:rPr>
                <w:delText>2.Band</w:delText>
              </w:r>
              <w:bookmarkStart w:id="1239" w:name="_Toc510956903"/>
              <w:bookmarkStart w:id="1240" w:name="_Toc510965991"/>
              <w:bookmarkStart w:id="1241" w:name="_Toc510967071"/>
              <w:bookmarkStart w:id="1242" w:name="_Toc510967441"/>
              <w:bookmarkStart w:id="1243" w:name="_Toc510967758"/>
              <w:bookmarkEnd w:id="1239"/>
              <w:bookmarkEnd w:id="1240"/>
              <w:bookmarkEnd w:id="1241"/>
              <w:bookmarkEnd w:id="1242"/>
              <w:bookmarkEnd w:id="1243"/>
            </w:del>
          </w:p>
        </w:tc>
        <w:tc>
          <w:tcPr>
            <w:tcW w:w="482" w:type="pct"/>
            <w:vAlign w:val="center"/>
          </w:tcPr>
          <w:p w14:paraId="08DDDC0E" w14:textId="5843B166" w:rsidR="00F35BFF" w:rsidRPr="000D4163" w:rsidDel="00423E34" w:rsidRDefault="00F35BFF" w:rsidP="00B22D6E">
            <w:pPr>
              <w:spacing w:before="0" w:after="0"/>
              <w:jc w:val="center"/>
              <w:rPr>
                <w:del w:id="1244" w:author="Tim" w:date="2018-04-08T13:18:00Z"/>
                <w:b/>
              </w:rPr>
            </w:pPr>
            <w:del w:id="1245" w:author="Tim" w:date="2018-04-08T13:18:00Z">
              <w:r w:rsidRPr="000D4163" w:rsidDel="00423E34">
                <w:rPr>
                  <w:b/>
                </w:rPr>
                <w:delText>3.Band</w:delText>
              </w:r>
              <w:bookmarkStart w:id="1246" w:name="_Toc510956904"/>
              <w:bookmarkStart w:id="1247" w:name="_Toc510965992"/>
              <w:bookmarkStart w:id="1248" w:name="_Toc510967072"/>
              <w:bookmarkStart w:id="1249" w:name="_Toc510967442"/>
              <w:bookmarkStart w:id="1250" w:name="_Toc510967759"/>
              <w:bookmarkEnd w:id="1246"/>
              <w:bookmarkEnd w:id="1247"/>
              <w:bookmarkEnd w:id="1248"/>
              <w:bookmarkEnd w:id="1249"/>
              <w:bookmarkEnd w:id="1250"/>
            </w:del>
          </w:p>
        </w:tc>
        <w:tc>
          <w:tcPr>
            <w:tcW w:w="794" w:type="pct"/>
            <w:vAlign w:val="center"/>
          </w:tcPr>
          <w:p w14:paraId="424FCCF1" w14:textId="787FC7C3" w:rsidR="00F35BFF" w:rsidRPr="000D4163" w:rsidDel="00423E34" w:rsidRDefault="00F35BFF" w:rsidP="00B22D6E">
            <w:pPr>
              <w:spacing w:before="0" w:after="0"/>
              <w:jc w:val="center"/>
              <w:rPr>
                <w:del w:id="1251" w:author="Tim" w:date="2018-04-08T13:18:00Z"/>
                <w:b/>
              </w:rPr>
            </w:pPr>
            <w:del w:id="1252" w:author="Tim" w:date="2018-04-08T13:18:00Z">
              <w:r w:rsidRPr="000D4163" w:rsidDel="00423E34">
                <w:rPr>
                  <w:b/>
                </w:rPr>
                <w:delText>Multiplikator</w:delText>
              </w:r>
              <w:bookmarkStart w:id="1253" w:name="_Toc510956905"/>
              <w:bookmarkStart w:id="1254" w:name="_Toc510965993"/>
              <w:bookmarkStart w:id="1255" w:name="_Toc510967073"/>
              <w:bookmarkStart w:id="1256" w:name="_Toc510967443"/>
              <w:bookmarkStart w:id="1257" w:name="_Toc510967760"/>
              <w:bookmarkEnd w:id="1253"/>
              <w:bookmarkEnd w:id="1254"/>
              <w:bookmarkEnd w:id="1255"/>
              <w:bookmarkEnd w:id="1256"/>
              <w:bookmarkEnd w:id="1257"/>
            </w:del>
          </w:p>
        </w:tc>
        <w:tc>
          <w:tcPr>
            <w:tcW w:w="565" w:type="pct"/>
            <w:vAlign w:val="center"/>
          </w:tcPr>
          <w:p w14:paraId="0A761AD0" w14:textId="2AB47953" w:rsidR="00F35BFF" w:rsidRPr="000D4163" w:rsidDel="00423E34" w:rsidRDefault="00F35BFF" w:rsidP="00B22D6E">
            <w:pPr>
              <w:spacing w:before="0" w:after="0"/>
              <w:jc w:val="center"/>
              <w:rPr>
                <w:del w:id="1258" w:author="Tim" w:date="2018-04-08T13:18:00Z"/>
                <w:b/>
              </w:rPr>
            </w:pPr>
            <w:del w:id="1259" w:author="Tim" w:date="2018-04-08T13:18:00Z">
              <w:r w:rsidRPr="000D4163" w:rsidDel="00423E34">
                <w:rPr>
                  <w:b/>
                </w:rPr>
                <w:delText>Toleranz</w:delText>
              </w:r>
              <w:bookmarkStart w:id="1260" w:name="_Toc510956906"/>
              <w:bookmarkStart w:id="1261" w:name="_Toc510965994"/>
              <w:bookmarkStart w:id="1262" w:name="_Toc510967074"/>
              <w:bookmarkStart w:id="1263" w:name="_Toc510967444"/>
              <w:bookmarkStart w:id="1264" w:name="_Toc510967761"/>
              <w:bookmarkEnd w:id="1260"/>
              <w:bookmarkEnd w:id="1261"/>
              <w:bookmarkEnd w:id="1262"/>
              <w:bookmarkEnd w:id="1263"/>
              <w:bookmarkEnd w:id="1264"/>
            </w:del>
          </w:p>
        </w:tc>
        <w:bookmarkStart w:id="1265" w:name="_Toc510956907"/>
        <w:bookmarkStart w:id="1266" w:name="_Toc510965995"/>
        <w:bookmarkStart w:id="1267" w:name="_Toc510967075"/>
        <w:bookmarkStart w:id="1268" w:name="_Toc510967445"/>
        <w:bookmarkStart w:id="1269" w:name="_Toc510967762"/>
        <w:bookmarkEnd w:id="1265"/>
        <w:bookmarkEnd w:id="1266"/>
        <w:bookmarkEnd w:id="1267"/>
        <w:bookmarkEnd w:id="1268"/>
        <w:bookmarkEnd w:id="1269"/>
      </w:tr>
      <w:tr w:rsidR="008554FF" w:rsidDel="00423E34" w14:paraId="685A345F" w14:textId="3A0D9A0C" w:rsidTr="008E37D2">
        <w:trPr>
          <w:del w:id="1270" w:author="Tim" w:date="2018-04-08T13:18:00Z"/>
        </w:trPr>
        <w:tc>
          <w:tcPr>
            <w:tcW w:w="2194" w:type="pct"/>
            <w:vAlign w:val="center"/>
          </w:tcPr>
          <w:p w14:paraId="49B18D91" w14:textId="011CCE48" w:rsidR="00F35BFF" w:rsidDel="00423E34" w:rsidRDefault="008554FF" w:rsidP="00B22D6E">
            <w:pPr>
              <w:spacing w:before="0" w:after="0"/>
              <w:jc w:val="center"/>
              <w:rPr>
                <w:del w:id="1271" w:author="Tim" w:date="2018-04-08T13:18:00Z"/>
              </w:rPr>
            </w:pPr>
            <w:del w:id="1272" w:author="Tim" w:date="2018-04-08T13:18:00Z">
              <w:r w:rsidRPr="008554FF" w:rsidDel="00423E34">
                <w:delText xml:space="preserve">schwarz, </w:delText>
              </w:r>
              <w:r w:rsidDel="00423E34">
                <w:delText>sw</w:delText>
              </w:r>
              <w:r w:rsidRPr="008554FF" w:rsidDel="00423E34">
                <w:delText xml:space="preserve">, </w:delText>
              </w:r>
              <w:r w:rsidDel="00423E34">
                <w:delText>black</w:delText>
              </w:r>
              <w:r w:rsidRPr="008554FF" w:rsidDel="00423E34">
                <w:delText>, bk</w:delText>
              </w:r>
              <w:bookmarkStart w:id="1273" w:name="_Toc510956908"/>
              <w:bookmarkStart w:id="1274" w:name="_Toc510965996"/>
              <w:bookmarkStart w:id="1275" w:name="_Toc510967076"/>
              <w:bookmarkStart w:id="1276" w:name="_Toc510967446"/>
              <w:bookmarkStart w:id="1277" w:name="_Toc510967763"/>
              <w:bookmarkEnd w:id="1273"/>
              <w:bookmarkEnd w:id="1274"/>
              <w:bookmarkEnd w:id="1275"/>
              <w:bookmarkEnd w:id="1276"/>
              <w:bookmarkEnd w:id="1277"/>
            </w:del>
          </w:p>
        </w:tc>
        <w:tc>
          <w:tcPr>
            <w:tcW w:w="482" w:type="pct"/>
            <w:vAlign w:val="center"/>
          </w:tcPr>
          <w:p w14:paraId="3B90C0A1" w14:textId="45D5352E" w:rsidR="00F35BFF" w:rsidDel="00423E34" w:rsidRDefault="00F35BFF" w:rsidP="00B22D6E">
            <w:pPr>
              <w:spacing w:before="0" w:after="0"/>
              <w:jc w:val="center"/>
              <w:rPr>
                <w:del w:id="1278" w:author="Tim" w:date="2018-04-08T13:18:00Z"/>
              </w:rPr>
            </w:pPr>
            <w:del w:id="1279" w:author="Tim" w:date="2018-04-08T13:18:00Z">
              <w:r w:rsidDel="00423E34">
                <w:delText>0</w:delText>
              </w:r>
              <w:bookmarkStart w:id="1280" w:name="_Toc510956909"/>
              <w:bookmarkStart w:id="1281" w:name="_Toc510965997"/>
              <w:bookmarkStart w:id="1282" w:name="_Toc510967077"/>
              <w:bookmarkStart w:id="1283" w:name="_Toc510967447"/>
              <w:bookmarkStart w:id="1284" w:name="_Toc510967764"/>
              <w:bookmarkEnd w:id="1280"/>
              <w:bookmarkEnd w:id="1281"/>
              <w:bookmarkEnd w:id="1282"/>
              <w:bookmarkEnd w:id="1283"/>
              <w:bookmarkEnd w:id="1284"/>
            </w:del>
          </w:p>
        </w:tc>
        <w:tc>
          <w:tcPr>
            <w:tcW w:w="482" w:type="pct"/>
            <w:vAlign w:val="center"/>
          </w:tcPr>
          <w:p w14:paraId="3B3AA8DF" w14:textId="25464A33" w:rsidR="00F35BFF" w:rsidDel="00423E34" w:rsidRDefault="00F35BFF" w:rsidP="00B22D6E">
            <w:pPr>
              <w:spacing w:before="0" w:after="0"/>
              <w:jc w:val="center"/>
              <w:rPr>
                <w:del w:id="1285" w:author="Tim" w:date="2018-04-08T13:18:00Z"/>
              </w:rPr>
            </w:pPr>
            <w:del w:id="1286" w:author="Tim" w:date="2018-04-08T13:18:00Z">
              <w:r w:rsidDel="00423E34">
                <w:delText>0</w:delText>
              </w:r>
              <w:bookmarkStart w:id="1287" w:name="_Toc510956910"/>
              <w:bookmarkStart w:id="1288" w:name="_Toc510965998"/>
              <w:bookmarkStart w:id="1289" w:name="_Toc510967078"/>
              <w:bookmarkStart w:id="1290" w:name="_Toc510967448"/>
              <w:bookmarkStart w:id="1291" w:name="_Toc510967765"/>
              <w:bookmarkEnd w:id="1287"/>
              <w:bookmarkEnd w:id="1288"/>
              <w:bookmarkEnd w:id="1289"/>
              <w:bookmarkEnd w:id="1290"/>
              <w:bookmarkEnd w:id="1291"/>
            </w:del>
          </w:p>
        </w:tc>
        <w:tc>
          <w:tcPr>
            <w:tcW w:w="482" w:type="pct"/>
            <w:vAlign w:val="center"/>
          </w:tcPr>
          <w:p w14:paraId="546D3852" w14:textId="5A3B3185" w:rsidR="00F35BFF" w:rsidDel="00423E34" w:rsidRDefault="00F35BFF" w:rsidP="00B22D6E">
            <w:pPr>
              <w:spacing w:before="0" w:after="0"/>
              <w:jc w:val="center"/>
              <w:rPr>
                <w:del w:id="1292" w:author="Tim" w:date="2018-04-08T13:18:00Z"/>
              </w:rPr>
            </w:pPr>
            <w:del w:id="1293" w:author="Tim" w:date="2018-04-08T13:18:00Z">
              <w:r w:rsidDel="00423E34">
                <w:delText>0</w:delText>
              </w:r>
              <w:bookmarkStart w:id="1294" w:name="_Toc510956911"/>
              <w:bookmarkStart w:id="1295" w:name="_Toc510965999"/>
              <w:bookmarkStart w:id="1296" w:name="_Toc510967079"/>
              <w:bookmarkStart w:id="1297" w:name="_Toc510967449"/>
              <w:bookmarkStart w:id="1298" w:name="_Toc510967766"/>
              <w:bookmarkEnd w:id="1294"/>
              <w:bookmarkEnd w:id="1295"/>
              <w:bookmarkEnd w:id="1296"/>
              <w:bookmarkEnd w:id="1297"/>
              <w:bookmarkEnd w:id="1298"/>
            </w:del>
          </w:p>
        </w:tc>
        <w:tc>
          <w:tcPr>
            <w:tcW w:w="794" w:type="pct"/>
            <w:vAlign w:val="center"/>
          </w:tcPr>
          <w:p w14:paraId="7D167C4D" w14:textId="6E940E3A" w:rsidR="00F35BFF" w:rsidDel="00423E34" w:rsidRDefault="008554FF" w:rsidP="00B22D6E">
            <w:pPr>
              <w:spacing w:before="0" w:after="0"/>
              <w:jc w:val="center"/>
              <w:rPr>
                <w:del w:id="1299" w:author="Tim" w:date="2018-04-08T13:18:00Z"/>
              </w:rPr>
            </w:pPr>
            <w:del w:id="1300" w:author="Tim" w:date="2018-04-08T13:18:00Z">
              <w:r w:rsidDel="00423E34">
                <w:delText>x1</w:delText>
              </w:r>
              <w:bookmarkStart w:id="1301" w:name="_Toc510956912"/>
              <w:bookmarkStart w:id="1302" w:name="_Toc510966000"/>
              <w:bookmarkStart w:id="1303" w:name="_Toc510967080"/>
              <w:bookmarkStart w:id="1304" w:name="_Toc510967450"/>
              <w:bookmarkStart w:id="1305" w:name="_Toc510967767"/>
              <w:bookmarkEnd w:id="1301"/>
              <w:bookmarkEnd w:id="1302"/>
              <w:bookmarkEnd w:id="1303"/>
              <w:bookmarkEnd w:id="1304"/>
              <w:bookmarkEnd w:id="1305"/>
            </w:del>
          </w:p>
        </w:tc>
        <w:tc>
          <w:tcPr>
            <w:tcW w:w="565" w:type="pct"/>
            <w:vAlign w:val="center"/>
          </w:tcPr>
          <w:p w14:paraId="62AB7FFF" w14:textId="40F2B4C4" w:rsidR="00F35BFF" w:rsidDel="00423E34" w:rsidRDefault="00F35BFF" w:rsidP="00B22D6E">
            <w:pPr>
              <w:spacing w:before="0" w:after="0"/>
              <w:jc w:val="center"/>
              <w:rPr>
                <w:del w:id="1306" w:author="Tim" w:date="2018-04-08T13:18:00Z"/>
              </w:rPr>
            </w:pPr>
            <w:bookmarkStart w:id="1307" w:name="_Toc510956913"/>
            <w:bookmarkStart w:id="1308" w:name="_Toc510966001"/>
            <w:bookmarkStart w:id="1309" w:name="_Toc510967081"/>
            <w:bookmarkStart w:id="1310" w:name="_Toc510967451"/>
            <w:bookmarkStart w:id="1311" w:name="_Toc510967768"/>
            <w:bookmarkEnd w:id="1307"/>
            <w:bookmarkEnd w:id="1308"/>
            <w:bookmarkEnd w:id="1309"/>
            <w:bookmarkEnd w:id="1310"/>
            <w:bookmarkEnd w:id="1311"/>
          </w:p>
        </w:tc>
        <w:bookmarkStart w:id="1312" w:name="_Toc510956914"/>
        <w:bookmarkStart w:id="1313" w:name="_Toc510966002"/>
        <w:bookmarkStart w:id="1314" w:name="_Toc510967082"/>
        <w:bookmarkStart w:id="1315" w:name="_Toc510967452"/>
        <w:bookmarkStart w:id="1316" w:name="_Toc510967769"/>
        <w:bookmarkEnd w:id="1312"/>
        <w:bookmarkEnd w:id="1313"/>
        <w:bookmarkEnd w:id="1314"/>
        <w:bookmarkEnd w:id="1315"/>
        <w:bookmarkEnd w:id="1316"/>
      </w:tr>
      <w:tr w:rsidR="008554FF" w:rsidDel="00423E34" w14:paraId="0AF5277F" w14:textId="0A2B408B" w:rsidTr="008E37D2">
        <w:trPr>
          <w:del w:id="1317" w:author="Tim" w:date="2018-04-08T13:18:00Z"/>
        </w:trPr>
        <w:tc>
          <w:tcPr>
            <w:tcW w:w="2194" w:type="pct"/>
            <w:vAlign w:val="center"/>
          </w:tcPr>
          <w:p w14:paraId="67981F70" w14:textId="1EAA6DE3" w:rsidR="00F35BFF" w:rsidDel="00423E34" w:rsidRDefault="008554FF" w:rsidP="00B22D6E">
            <w:pPr>
              <w:spacing w:before="0" w:after="0"/>
              <w:jc w:val="center"/>
              <w:rPr>
                <w:del w:id="1318" w:author="Tim" w:date="2018-04-08T13:18:00Z"/>
              </w:rPr>
            </w:pPr>
            <w:del w:id="1319" w:author="Tim" w:date="2018-04-08T13:18:00Z">
              <w:r w:rsidRPr="008554FF" w:rsidDel="00423E34">
                <w:delText>braun, br, brown, bn</w:delText>
              </w:r>
              <w:bookmarkStart w:id="1320" w:name="_Toc510956915"/>
              <w:bookmarkStart w:id="1321" w:name="_Toc510966003"/>
              <w:bookmarkStart w:id="1322" w:name="_Toc510967083"/>
              <w:bookmarkStart w:id="1323" w:name="_Toc510967453"/>
              <w:bookmarkStart w:id="1324" w:name="_Toc510967770"/>
              <w:bookmarkEnd w:id="1320"/>
              <w:bookmarkEnd w:id="1321"/>
              <w:bookmarkEnd w:id="1322"/>
              <w:bookmarkEnd w:id="1323"/>
              <w:bookmarkEnd w:id="1324"/>
            </w:del>
          </w:p>
        </w:tc>
        <w:tc>
          <w:tcPr>
            <w:tcW w:w="482" w:type="pct"/>
            <w:vAlign w:val="center"/>
          </w:tcPr>
          <w:p w14:paraId="51FB005A" w14:textId="255F4AEC" w:rsidR="00F35BFF" w:rsidDel="00423E34" w:rsidRDefault="00F35BFF" w:rsidP="00B22D6E">
            <w:pPr>
              <w:spacing w:before="0" w:after="0"/>
              <w:jc w:val="center"/>
              <w:rPr>
                <w:del w:id="1325" w:author="Tim" w:date="2018-04-08T13:18:00Z"/>
              </w:rPr>
            </w:pPr>
            <w:del w:id="1326" w:author="Tim" w:date="2018-04-08T13:18:00Z">
              <w:r w:rsidDel="00423E34">
                <w:delText>1</w:delText>
              </w:r>
              <w:bookmarkStart w:id="1327" w:name="_Toc510956916"/>
              <w:bookmarkStart w:id="1328" w:name="_Toc510966004"/>
              <w:bookmarkStart w:id="1329" w:name="_Toc510967084"/>
              <w:bookmarkStart w:id="1330" w:name="_Toc510967454"/>
              <w:bookmarkStart w:id="1331" w:name="_Toc510967771"/>
              <w:bookmarkEnd w:id="1327"/>
              <w:bookmarkEnd w:id="1328"/>
              <w:bookmarkEnd w:id="1329"/>
              <w:bookmarkEnd w:id="1330"/>
              <w:bookmarkEnd w:id="1331"/>
            </w:del>
          </w:p>
        </w:tc>
        <w:tc>
          <w:tcPr>
            <w:tcW w:w="482" w:type="pct"/>
            <w:vAlign w:val="center"/>
          </w:tcPr>
          <w:p w14:paraId="25494F6B" w14:textId="06394825" w:rsidR="00F35BFF" w:rsidDel="00423E34" w:rsidRDefault="00F35BFF" w:rsidP="00B22D6E">
            <w:pPr>
              <w:spacing w:before="0" w:after="0"/>
              <w:jc w:val="center"/>
              <w:rPr>
                <w:del w:id="1332" w:author="Tim" w:date="2018-04-08T13:18:00Z"/>
              </w:rPr>
            </w:pPr>
            <w:del w:id="1333" w:author="Tim" w:date="2018-04-08T13:18:00Z">
              <w:r w:rsidDel="00423E34">
                <w:delText>1</w:delText>
              </w:r>
              <w:bookmarkStart w:id="1334" w:name="_Toc510956917"/>
              <w:bookmarkStart w:id="1335" w:name="_Toc510966005"/>
              <w:bookmarkStart w:id="1336" w:name="_Toc510967085"/>
              <w:bookmarkStart w:id="1337" w:name="_Toc510967455"/>
              <w:bookmarkStart w:id="1338" w:name="_Toc510967772"/>
              <w:bookmarkEnd w:id="1334"/>
              <w:bookmarkEnd w:id="1335"/>
              <w:bookmarkEnd w:id="1336"/>
              <w:bookmarkEnd w:id="1337"/>
              <w:bookmarkEnd w:id="1338"/>
            </w:del>
          </w:p>
        </w:tc>
        <w:tc>
          <w:tcPr>
            <w:tcW w:w="482" w:type="pct"/>
            <w:vAlign w:val="center"/>
          </w:tcPr>
          <w:p w14:paraId="087883BB" w14:textId="0C6AE86F" w:rsidR="00F35BFF" w:rsidDel="00423E34" w:rsidRDefault="00F35BFF" w:rsidP="00B22D6E">
            <w:pPr>
              <w:spacing w:before="0" w:after="0"/>
              <w:jc w:val="center"/>
              <w:rPr>
                <w:del w:id="1339" w:author="Tim" w:date="2018-04-08T13:18:00Z"/>
              </w:rPr>
            </w:pPr>
            <w:del w:id="1340" w:author="Tim" w:date="2018-04-08T13:18:00Z">
              <w:r w:rsidDel="00423E34">
                <w:delText>1</w:delText>
              </w:r>
              <w:bookmarkStart w:id="1341" w:name="_Toc510956918"/>
              <w:bookmarkStart w:id="1342" w:name="_Toc510966006"/>
              <w:bookmarkStart w:id="1343" w:name="_Toc510967086"/>
              <w:bookmarkStart w:id="1344" w:name="_Toc510967456"/>
              <w:bookmarkStart w:id="1345" w:name="_Toc510967773"/>
              <w:bookmarkEnd w:id="1341"/>
              <w:bookmarkEnd w:id="1342"/>
              <w:bookmarkEnd w:id="1343"/>
              <w:bookmarkEnd w:id="1344"/>
              <w:bookmarkEnd w:id="1345"/>
            </w:del>
          </w:p>
        </w:tc>
        <w:tc>
          <w:tcPr>
            <w:tcW w:w="794" w:type="pct"/>
            <w:vAlign w:val="center"/>
          </w:tcPr>
          <w:p w14:paraId="126257D5" w14:textId="13CC3D1B" w:rsidR="00F35BFF" w:rsidDel="00423E34" w:rsidRDefault="008554FF" w:rsidP="00B22D6E">
            <w:pPr>
              <w:spacing w:before="0" w:after="0"/>
              <w:jc w:val="center"/>
              <w:rPr>
                <w:del w:id="1346" w:author="Tim" w:date="2018-04-08T13:18:00Z"/>
              </w:rPr>
            </w:pPr>
            <w:del w:id="1347" w:author="Tim" w:date="2018-04-08T13:18:00Z">
              <w:r w:rsidDel="00423E34">
                <w:delText>x10</w:delText>
              </w:r>
              <w:bookmarkStart w:id="1348" w:name="_Toc510956919"/>
              <w:bookmarkStart w:id="1349" w:name="_Toc510966007"/>
              <w:bookmarkStart w:id="1350" w:name="_Toc510967087"/>
              <w:bookmarkStart w:id="1351" w:name="_Toc510967457"/>
              <w:bookmarkStart w:id="1352" w:name="_Toc510967774"/>
              <w:bookmarkEnd w:id="1348"/>
              <w:bookmarkEnd w:id="1349"/>
              <w:bookmarkEnd w:id="1350"/>
              <w:bookmarkEnd w:id="1351"/>
              <w:bookmarkEnd w:id="1352"/>
            </w:del>
          </w:p>
        </w:tc>
        <w:tc>
          <w:tcPr>
            <w:tcW w:w="565" w:type="pct"/>
            <w:vAlign w:val="center"/>
          </w:tcPr>
          <w:p w14:paraId="61D03103" w14:textId="456D38DD" w:rsidR="00F35BFF" w:rsidDel="00423E34" w:rsidRDefault="00B22D6E" w:rsidP="00B22D6E">
            <w:pPr>
              <w:spacing w:before="0" w:after="0"/>
              <w:jc w:val="center"/>
              <w:rPr>
                <w:del w:id="1353" w:author="Tim" w:date="2018-04-08T13:18:00Z"/>
              </w:rPr>
            </w:pPr>
            <w:del w:id="1354" w:author="Tim" w:date="2018-04-08T13:18:00Z">
              <w:r w:rsidDel="00423E34">
                <w:delText>± 1%</w:delText>
              </w:r>
              <w:bookmarkStart w:id="1355" w:name="_Toc510956920"/>
              <w:bookmarkStart w:id="1356" w:name="_Toc510966008"/>
              <w:bookmarkStart w:id="1357" w:name="_Toc510967088"/>
              <w:bookmarkStart w:id="1358" w:name="_Toc510967458"/>
              <w:bookmarkStart w:id="1359" w:name="_Toc510967775"/>
              <w:bookmarkEnd w:id="1355"/>
              <w:bookmarkEnd w:id="1356"/>
              <w:bookmarkEnd w:id="1357"/>
              <w:bookmarkEnd w:id="1358"/>
              <w:bookmarkEnd w:id="1359"/>
            </w:del>
          </w:p>
        </w:tc>
        <w:bookmarkStart w:id="1360" w:name="_Toc510956921"/>
        <w:bookmarkStart w:id="1361" w:name="_Toc510966009"/>
        <w:bookmarkStart w:id="1362" w:name="_Toc510967089"/>
        <w:bookmarkStart w:id="1363" w:name="_Toc510967459"/>
        <w:bookmarkStart w:id="1364" w:name="_Toc510967776"/>
        <w:bookmarkEnd w:id="1360"/>
        <w:bookmarkEnd w:id="1361"/>
        <w:bookmarkEnd w:id="1362"/>
        <w:bookmarkEnd w:id="1363"/>
        <w:bookmarkEnd w:id="1364"/>
      </w:tr>
      <w:tr w:rsidR="008554FF" w:rsidDel="00423E34" w14:paraId="1762B1C0" w14:textId="63975681" w:rsidTr="008E37D2">
        <w:trPr>
          <w:del w:id="1365" w:author="Tim" w:date="2018-04-08T13:18:00Z"/>
        </w:trPr>
        <w:tc>
          <w:tcPr>
            <w:tcW w:w="2194" w:type="pct"/>
            <w:vAlign w:val="center"/>
          </w:tcPr>
          <w:p w14:paraId="79F8D9B9" w14:textId="1AA80CBE" w:rsidR="00F35BFF" w:rsidDel="00423E34" w:rsidRDefault="008554FF" w:rsidP="00B22D6E">
            <w:pPr>
              <w:spacing w:before="0" w:after="0"/>
              <w:jc w:val="center"/>
              <w:rPr>
                <w:del w:id="1366" w:author="Tim" w:date="2018-04-08T13:18:00Z"/>
              </w:rPr>
            </w:pPr>
            <w:del w:id="1367" w:author="Tim" w:date="2018-04-08T13:18:00Z">
              <w:r w:rsidRPr="008554FF" w:rsidDel="00423E34">
                <w:delText>rot, rt, red, rd</w:delText>
              </w:r>
              <w:bookmarkStart w:id="1368" w:name="_Toc510956922"/>
              <w:bookmarkStart w:id="1369" w:name="_Toc510966010"/>
              <w:bookmarkStart w:id="1370" w:name="_Toc510967090"/>
              <w:bookmarkStart w:id="1371" w:name="_Toc510967460"/>
              <w:bookmarkStart w:id="1372" w:name="_Toc510967777"/>
              <w:bookmarkEnd w:id="1368"/>
              <w:bookmarkEnd w:id="1369"/>
              <w:bookmarkEnd w:id="1370"/>
              <w:bookmarkEnd w:id="1371"/>
              <w:bookmarkEnd w:id="1372"/>
            </w:del>
          </w:p>
        </w:tc>
        <w:tc>
          <w:tcPr>
            <w:tcW w:w="482" w:type="pct"/>
            <w:vAlign w:val="center"/>
          </w:tcPr>
          <w:p w14:paraId="5AC57CF3" w14:textId="0C3E9C13" w:rsidR="00F35BFF" w:rsidDel="00423E34" w:rsidRDefault="00F35BFF" w:rsidP="00B22D6E">
            <w:pPr>
              <w:spacing w:before="0" w:after="0"/>
              <w:jc w:val="center"/>
              <w:rPr>
                <w:del w:id="1373" w:author="Tim" w:date="2018-04-08T13:18:00Z"/>
              </w:rPr>
            </w:pPr>
            <w:del w:id="1374" w:author="Tim" w:date="2018-04-08T13:18:00Z">
              <w:r w:rsidDel="00423E34">
                <w:delText>2</w:delText>
              </w:r>
              <w:bookmarkStart w:id="1375" w:name="_Toc510956923"/>
              <w:bookmarkStart w:id="1376" w:name="_Toc510966011"/>
              <w:bookmarkStart w:id="1377" w:name="_Toc510967091"/>
              <w:bookmarkStart w:id="1378" w:name="_Toc510967461"/>
              <w:bookmarkStart w:id="1379" w:name="_Toc510967778"/>
              <w:bookmarkEnd w:id="1375"/>
              <w:bookmarkEnd w:id="1376"/>
              <w:bookmarkEnd w:id="1377"/>
              <w:bookmarkEnd w:id="1378"/>
              <w:bookmarkEnd w:id="1379"/>
            </w:del>
          </w:p>
        </w:tc>
        <w:tc>
          <w:tcPr>
            <w:tcW w:w="482" w:type="pct"/>
            <w:vAlign w:val="center"/>
          </w:tcPr>
          <w:p w14:paraId="65576219" w14:textId="7AEBBB3D" w:rsidR="00F35BFF" w:rsidDel="00423E34" w:rsidRDefault="00F35BFF" w:rsidP="00B22D6E">
            <w:pPr>
              <w:spacing w:before="0" w:after="0"/>
              <w:jc w:val="center"/>
              <w:rPr>
                <w:del w:id="1380" w:author="Tim" w:date="2018-04-08T13:18:00Z"/>
              </w:rPr>
            </w:pPr>
            <w:del w:id="1381" w:author="Tim" w:date="2018-04-08T13:18:00Z">
              <w:r w:rsidDel="00423E34">
                <w:delText>2</w:delText>
              </w:r>
              <w:bookmarkStart w:id="1382" w:name="_Toc510956924"/>
              <w:bookmarkStart w:id="1383" w:name="_Toc510966012"/>
              <w:bookmarkStart w:id="1384" w:name="_Toc510967092"/>
              <w:bookmarkStart w:id="1385" w:name="_Toc510967462"/>
              <w:bookmarkStart w:id="1386" w:name="_Toc510967779"/>
              <w:bookmarkEnd w:id="1382"/>
              <w:bookmarkEnd w:id="1383"/>
              <w:bookmarkEnd w:id="1384"/>
              <w:bookmarkEnd w:id="1385"/>
              <w:bookmarkEnd w:id="1386"/>
            </w:del>
          </w:p>
        </w:tc>
        <w:tc>
          <w:tcPr>
            <w:tcW w:w="482" w:type="pct"/>
            <w:vAlign w:val="center"/>
          </w:tcPr>
          <w:p w14:paraId="645B4188" w14:textId="4E88729A" w:rsidR="00F35BFF" w:rsidDel="00423E34" w:rsidRDefault="00F35BFF" w:rsidP="00B22D6E">
            <w:pPr>
              <w:spacing w:before="0" w:after="0"/>
              <w:jc w:val="center"/>
              <w:rPr>
                <w:del w:id="1387" w:author="Tim" w:date="2018-04-08T13:18:00Z"/>
              </w:rPr>
            </w:pPr>
            <w:del w:id="1388" w:author="Tim" w:date="2018-04-08T13:18:00Z">
              <w:r w:rsidDel="00423E34">
                <w:delText>2</w:delText>
              </w:r>
              <w:bookmarkStart w:id="1389" w:name="_Toc510956925"/>
              <w:bookmarkStart w:id="1390" w:name="_Toc510966013"/>
              <w:bookmarkStart w:id="1391" w:name="_Toc510967093"/>
              <w:bookmarkStart w:id="1392" w:name="_Toc510967463"/>
              <w:bookmarkStart w:id="1393" w:name="_Toc510967780"/>
              <w:bookmarkEnd w:id="1389"/>
              <w:bookmarkEnd w:id="1390"/>
              <w:bookmarkEnd w:id="1391"/>
              <w:bookmarkEnd w:id="1392"/>
              <w:bookmarkEnd w:id="1393"/>
            </w:del>
          </w:p>
        </w:tc>
        <w:tc>
          <w:tcPr>
            <w:tcW w:w="794" w:type="pct"/>
            <w:vAlign w:val="center"/>
          </w:tcPr>
          <w:p w14:paraId="1BEDE031" w14:textId="3EBD36AF" w:rsidR="00F35BFF" w:rsidDel="00423E34" w:rsidRDefault="008554FF" w:rsidP="00B22D6E">
            <w:pPr>
              <w:spacing w:before="0" w:after="0"/>
              <w:jc w:val="center"/>
              <w:rPr>
                <w:del w:id="1394" w:author="Tim" w:date="2018-04-08T13:18:00Z"/>
              </w:rPr>
            </w:pPr>
            <w:del w:id="1395" w:author="Tim" w:date="2018-04-08T13:18:00Z">
              <w:r w:rsidDel="00423E34">
                <w:delText>x100</w:delText>
              </w:r>
              <w:bookmarkStart w:id="1396" w:name="_Toc510956926"/>
              <w:bookmarkStart w:id="1397" w:name="_Toc510966014"/>
              <w:bookmarkStart w:id="1398" w:name="_Toc510967094"/>
              <w:bookmarkStart w:id="1399" w:name="_Toc510967464"/>
              <w:bookmarkStart w:id="1400" w:name="_Toc510967781"/>
              <w:bookmarkEnd w:id="1396"/>
              <w:bookmarkEnd w:id="1397"/>
              <w:bookmarkEnd w:id="1398"/>
              <w:bookmarkEnd w:id="1399"/>
              <w:bookmarkEnd w:id="1400"/>
            </w:del>
          </w:p>
        </w:tc>
        <w:tc>
          <w:tcPr>
            <w:tcW w:w="565" w:type="pct"/>
            <w:vAlign w:val="center"/>
          </w:tcPr>
          <w:p w14:paraId="0FBE6CDA" w14:textId="033D594B" w:rsidR="00F35BFF" w:rsidDel="00423E34" w:rsidRDefault="00B22D6E" w:rsidP="00B22D6E">
            <w:pPr>
              <w:spacing w:before="0" w:after="0"/>
              <w:jc w:val="center"/>
              <w:rPr>
                <w:del w:id="1401" w:author="Tim" w:date="2018-04-08T13:18:00Z"/>
              </w:rPr>
            </w:pPr>
            <w:del w:id="1402" w:author="Tim" w:date="2018-04-08T13:18:00Z">
              <w:r w:rsidDel="00423E34">
                <w:delText>± 2%</w:delText>
              </w:r>
              <w:bookmarkStart w:id="1403" w:name="_Toc510956927"/>
              <w:bookmarkStart w:id="1404" w:name="_Toc510966015"/>
              <w:bookmarkStart w:id="1405" w:name="_Toc510967095"/>
              <w:bookmarkStart w:id="1406" w:name="_Toc510967465"/>
              <w:bookmarkStart w:id="1407" w:name="_Toc510967782"/>
              <w:bookmarkEnd w:id="1403"/>
              <w:bookmarkEnd w:id="1404"/>
              <w:bookmarkEnd w:id="1405"/>
              <w:bookmarkEnd w:id="1406"/>
              <w:bookmarkEnd w:id="1407"/>
            </w:del>
          </w:p>
        </w:tc>
        <w:bookmarkStart w:id="1408" w:name="_Toc510956928"/>
        <w:bookmarkStart w:id="1409" w:name="_Toc510966016"/>
        <w:bookmarkStart w:id="1410" w:name="_Toc510967096"/>
        <w:bookmarkStart w:id="1411" w:name="_Toc510967466"/>
        <w:bookmarkStart w:id="1412" w:name="_Toc510967783"/>
        <w:bookmarkEnd w:id="1408"/>
        <w:bookmarkEnd w:id="1409"/>
        <w:bookmarkEnd w:id="1410"/>
        <w:bookmarkEnd w:id="1411"/>
        <w:bookmarkEnd w:id="1412"/>
      </w:tr>
      <w:tr w:rsidR="008554FF" w:rsidDel="00423E34" w14:paraId="639DFDD4" w14:textId="0E0248D2" w:rsidTr="008E37D2">
        <w:trPr>
          <w:del w:id="1413" w:author="Tim" w:date="2018-04-08T13:18:00Z"/>
        </w:trPr>
        <w:tc>
          <w:tcPr>
            <w:tcW w:w="2194" w:type="pct"/>
            <w:vAlign w:val="center"/>
          </w:tcPr>
          <w:p w14:paraId="4049E253" w14:textId="55B79EA3" w:rsidR="00F35BFF" w:rsidDel="00423E34" w:rsidRDefault="008554FF" w:rsidP="00B22D6E">
            <w:pPr>
              <w:spacing w:before="0" w:after="0"/>
              <w:jc w:val="center"/>
              <w:rPr>
                <w:del w:id="1414" w:author="Tim" w:date="2018-04-08T13:18:00Z"/>
              </w:rPr>
            </w:pPr>
            <w:del w:id="1415" w:author="Tim" w:date="2018-04-08T13:18:00Z">
              <w:r w:rsidRPr="008554FF" w:rsidDel="00423E34">
                <w:delText>orange, or, og</w:delText>
              </w:r>
              <w:bookmarkStart w:id="1416" w:name="_Toc510956929"/>
              <w:bookmarkStart w:id="1417" w:name="_Toc510966017"/>
              <w:bookmarkStart w:id="1418" w:name="_Toc510967097"/>
              <w:bookmarkStart w:id="1419" w:name="_Toc510967467"/>
              <w:bookmarkStart w:id="1420" w:name="_Toc510967784"/>
              <w:bookmarkEnd w:id="1416"/>
              <w:bookmarkEnd w:id="1417"/>
              <w:bookmarkEnd w:id="1418"/>
              <w:bookmarkEnd w:id="1419"/>
              <w:bookmarkEnd w:id="1420"/>
            </w:del>
          </w:p>
        </w:tc>
        <w:tc>
          <w:tcPr>
            <w:tcW w:w="482" w:type="pct"/>
            <w:vAlign w:val="center"/>
          </w:tcPr>
          <w:p w14:paraId="6D7C603E" w14:textId="42AF18D2" w:rsidR="00F35BFF" w:rsidDel="00423E34" w:rsidRDefault="00F35BFF" w:rsidP="00B22D6E">
            <w:pPr>
              <w:spacing w:before="0" w:after="0"/>
              <w:jc w:val="center"/>
              <w:rPr>
                <w:del w:id="1421" w:author="Tim" w:date="2018-04-08T13:18:00Z"/>
              </w:rPr>
            </w:pPr>
            <w:del w:id="1422" w:author="Tim" w:date="2018-04-08T13:18:00Z">
              <w:r w:rsidDel="00423E34">
                <w:delText>3</w:delText>
              </w:r>
              <w:bookmarkStart w:id="1423" w:name="_Toc510956930"/>
              <w:bookmarkStart w:id="1424" w:name="_Toc510966018"/>
              <w:bookmarkStart w:id="1425" w:name="_Toc510967098"/>
              <w:bookmarkStart w:id="1426" w:name="_Toc510967468"/>
              <w:bookmarkStart w:id="1427" w:name="_Toc510967785"/>
              <w:bookmarkEnd w:id="1423"/>
              <w:bookmarkEnd w:id="1424"/>
              <w:bookmarkEnd w:id="1425"/>
              <w:bookmarkEnd w:id="1426"/>
              <w:bookmarkEnd w:id="1427"/>
            </w:del>
          </w:p>
        </w:tc>
        <w:tc>
          <w:tcPr>
            <w:tcW w:w="482" w:type="pct"/>
            <w:vAlign w:val="center"/>
          </w:tcPr>
          <w:p w14:paraId="57851F69" w14:textId="18669E95" w:rsidR="00F35BFF" w:rsidDel="00423E34" w:rsidRDefault="00F35BFF" w:rsidP="00B22D6E">
            <w:pPr>
              <w:spacing w:before="0" w:after="0"/>
              <w:jc w:val="center"/>
              <w:rPr>
                <w:del w:id="1428" w:author="Tim" w:date="2018-04-08T13:18:00Z"/>
              </w:rPr>
            </w:pPr>
            <w:del w:id="1429" w:author="Tim" w:date="2018-04-08T13:18:00Z">
              <w:r w:rsidDel="00423E34">
                <w:delText>3</w:delText>
              </w:r>
              <w:bookmarkStart w:id="1430" w:name="_Toc510956931"/>
              <w:bookmarkStart w:id="1431" w:name="_Toc510966019"/>
              <w:bookmarkStart w:id="1432" w:name="_Toc510967099"/>
              <w:bookmarkStart w:id="1433" w:name="_Toc510967469"/>
              <w:bookmarkStart w:id="1434" w:name="_Toc510967786"/>
              <w:bookmarkEnd w:id="1430"/>
              <w:bookmarkEnd w:id="1431"/>
              <w:bookmarkEnd w:id="1432"/>
              <w:bookmarkEnd w:id="1433"/>
              <w:bookmarkEnd w:id="1434"/>
            </w:del>
          </w:p>
        </w:tc>
        <w:tc>
          <w:tcPr>
            <w:tcW w:w="482" w:type="pct"/>
            <w:vAlign w:val="center"/>
          </w:tcPr>
          <w:p w14:paraId="2912E6C6" w14:textId="774DA2E8" w:rsidR="00F35BFF" w:rsidDel="00423E34" w:rsidRDefault="00F35BFF" w:rsidP="00B22D6E">
            <w:pPr>
              <w:spacing w:before="0" w:after="0"/>
              <w:jc w:val="center"/>
              <w:rPr>
                <w:del w:id="1435" w:author="Tim" w:date="2018-04-08T13:18:00Z"/>
              </w:rPr>
            </w:pPr>
            <w:del w:id="1436" w:author="Tim" w:date="2018-04-08T13:18:00Z">
              <w:r w:rsidDel="00423E34">
                <w:delText>3</w:delText>
              </w:r>
              <w:bookmarkStart w:id="1437" w:name="_Toc510956932"/>
              <w:bookmarkStart w:id="1438" w:name="_Toc510966020"/>
              <w:bookmarkStart w:id="1439" w:name="_Toc510967100"/>
              <w:bookmarkStart w:id="1440" w:name="_Toc510967470"/>
              <w:bookmarkStart w:id="1441" w:name="_Toc510967787"/>
              <w:bookmarkEnd w:id="1437"/>
              <w:bookmarkEnd w:id="1438"/>
              <w:bookmarkEnd w:id="1439"/>
              <w:bookmarkEnd w:id="1440"/>
              <w:bookmarkEnd w:id="1441"/>
            </w:del>
          </w:p>
        </w:tc>
        <w:tc>
          <w:tcPr>
            <w:tcW w:w="794" w:type="pct"/>
            <w:vAlign w:val="center"/>
          </w:tcPr>
          <w:p w14:paraId="552BF56C" w14:textId="69F57D17" w:rsidR="00F35BFF" w:rsidDel="00423E34" w:rsidRDefault="008554FF" w:rsidP="00B22D6E">
            <w:pPr>
              <w:spacing w:before="0" w:after="0"/>
              <w:jc w:val="center"/>
              <w:rPr>
                <w:del w:id="1442" w:author="Tim" w:date="2018-04-08T13:18:00Z"/>
              </w:rPr>
            </w:pPr>
            <w:del w:id="1443" w:author="Tim" w:date="2018-04-08T13:18:00Z">
              <w:r w:rsidDel="00423E34">
                <w:delText>x1</w:delText>
              </w:r>
              <w:r w:rsidR="004C241F" w:rsidDel="00423E34">
                <w:delText>k</w:delText>
              </w:r>
              <w:bookmarkStart w:id="1444" w:name="_Toc510956933"/>
              <w:bookmarkStart w:id="1445" w:name="_Toc510966021"/>
              <w:bookmarkStart w:id="1446" w:name="_Toc510967101"/>
              <w:bookmarkStart w:id="1447" w:name="_Toc510967471"/>
              <w:bookmarkStart w:id="1448" w:name="_Toc510967788"/>
              <w:bookmarkEnd w:id="1444"/>
              <w:bookmarkEnd w:id="1445"/>
              <w:bookmarkEnd w:id="1446"/>
              <w:bookmarkEnd w:id="1447"/>
              <w:bookmarkEnd w:id="1448"/>
            </w:del>
          </w:p>
        </w:tc>
        <w:tc>
          <w:tcPr>
            <w:tcW w:w="565" w:type="pct"/>
            <w:vAlign w:val="center"/>
          </w:tcPr>
          <w:p w14:paraId="1273129E" w14:textId="09CCB9D8" w:rsidR="00F35BFF" w:rsidDel="00423E34" w:rsidRDefault="00F35BFF" w:rsidP="00B22D6E">
            <w:pPr>
              <w:spacing w:before="0" w:after="0"/>
              <w:jc w:val="center"/>
              <w:rPr>
                <w:del w:id="1449" w:author="Tim" w:date="2018-04-08T13:18:00Z"/>
              </w:rPr>
            </w:pPr>
            <w:bookmarkStart w:id="1450" w:name="_Toc510956934"/>
            <w:bookmarkStart w:id="1451" w:name="_Toc510966022"/>
            <w:bookmarkStart w:id="1452" w:name="_Toc510967102"/>
            <w:bookmarkStart w:id="1453" w:name="_Toc510967472"/>
            <w:bookmarkStart w:id="1454" w:name="_Toc510967789"/>
            <w:bookmarkEnd w:id="1450"/>
            <w:bookmarkEnd w:id="1451"/>
            <w:bookmarkEnd w:id="1452"/>
            <w:bookmarkEnd w:id="1453"/>
            <w:bookmarkEnd w:id="1454"/>
          </w:p>
        </w:tc>
        <w:bookmarkStart w:id="1455" w:name="_Toc510956935"/>
        <w:bookmarkStart w:id="1456" w:name="_Toc510966023"/>
        <w:bookmarkStart w:id="1457" w:name="_Toc510967103"/>
        <w:bookmarkStart w:id="1458" w:name="_Toc510967473"/>
        <w:bookmarkStart w:id="1459" w:name="_Toc510967790"/>
        <w:bookmarkEnd w:id="1455"/>
        <w:bookmarkEnd w:id="1456"/>
        <w:bookmarkEnd w:id="1457"/>
        <w:bookmarkEnd w:id="1458"/>
        <w:bookmarkEnd w:id="1459"/>
      </w:tr>
      <w:tr w:rsidR="008554FF" w:rsidDel="00423E34" w14:paraId="4195438A" w14:textId="0B2C18CF" w:rsidTr="008E37D2">
        <w:trPr>
          <w:del w:id="1460" w:author="Tim" w:date="2018-04-08T13:18:00Z"/>
        </w:trPr>
        <w:tc>
          <w:tcPr>
            <w:tcW w:w="2194" w:type="pct"/>
            <w:vAlign w:val="center"/>
          </w:tcPr>
          <w:p w14:paraId="3F1FA454" w14:textId="716D4225" w:rsidR="00F35BFF" w:rsidDel="00423E34" w:rsidRDefault="008554FF" w:rsidP="00B22D6E">
            <w:pPr>
              <w:spacing w:before="0" w:after="0"/>
              <w:jc w:val="center"/>
              <w:rPr>
                <w:del w:id="1461" w:author="Tim" w:date="2018-04-08T13:18:00Z"/>
              </w:rPr>
            </w:pPr>
            <w:del w:id="1462" w:author="Tim" w:date="2018-04-08T13:18:00Z">
              <w:r w:rsidRPr="008554FF" w:rsidDel="00423E34">
                <w:delText>gelb, ge, yellow, ye</w:delText>
              </w:r>
              <w:bookmarkStart w:id="1463" w:name="_Toc510956936"/>
              <w:bookmarkStart w:id="1464" w:name="_Toc510966024"/>
              <w:bookmarkStart w:id="1465" w:name="_Toc510967104"/>
              <w:bookmarkStart w:id="1466" w:name="_Toc510967474"/>
              <w:bookmarkStart w:id="1467" w:name="_Toc510967791"/>
              <w:bookmarkEnd w:id="1463"/>
              <w:bookmarkEnd w:id="1464"/>
              <w:bookmarkEnd w:id="1465"/>
              <w:bookmarkEnd w:id="1466"/>
              <w:bookmarkEnd w:id="1467"/>
            </w:del>
          </w:p>
        </w:tc>
        <w:tc>
          <w:tcPr>
            <w:tcW w:w="482" w:type="pct"/>
            <w:vAlign w:val="center"/>
          </w:tcPr>
          <w:p w14:paraId="3BEFFD16" w14:textId="27B0A092" w:rsidR="00F35BFF" w:rsidDel="00423E34" w:rsidRDefault="00F35BFF" w:rsidP="00B22D6E">
            <w:pPr>
              <w:spacing w:before="0" w:after="0"/>
              <w:jc w:val="center"/>
              <w:rPr>
                <w:del w:id="1468" w:author="Tim" w:date="2018-04-08T13:18:00Z"/>
              </w:rPr>
            </w:pPr>
            <w:del w:id="1469" w:author="Tim" w:date="2018-04-08T13:18:00Z">
              <w:r w:rsidDel="00423E34">
                <w:delText>4</w:delText>
              </w:r>
              <w:bookmarkStart w:id="1470" w:name="_Toc510956937"/>
              <w:bookmarkStart w:id="1471" w:name="_Toc510966025"/>
              <w:bookmarkStart w:id="1472" w:name="_Toc510967105"/>
              <w:bookmarkStart w:id="1473" w:name="_Toc510967475"/>
              <w:bookmarkStart w:id="1474" w:name="_Toc510967792"/>
              <w:bookmarkEnd w:id="1470"/>
              <w:bookmarkEnd w:id="1471"/>
              <w:bookmarkEnd w:id="1472"/>
              <w:bookmarkEnd w:id="1473"/>
              <w:bookmarkEnd w:id="1474"/>
            </w:del>
          </w:p>
        </w:tc>
        <w:tc>
          <w:tcPr>
            <w:tcW w:w="482" w:type="pct"/>
            <w:vAlign w:val="center"/>
          </w:tcPr>
          <w:p w14:paraId="00CD1547" w14:textId="0AB7C3A2" w:rsidR="00F35BFF" w:rsidDel="00423E34" w:rsidRDefault="00F35BFF" w:rsidP="00B22D6E">
            <w:pPr>
              <w:spacing w:before="0" w:after="0"/>
              <w:jc w:val="center"/>
              <w:rPr>
                <w:del w:id="1475" w:author="Tim" w:date="2018-04-08T13:18:00Z"/>
              </w:rPr>
            </w:pPr>
            <w:del w:id="1476" w:author="Tim" w:date="2018-04-08T13:18:00Z">
              <w:r w:rsidDel="00423E34">
                <w:delText>4</w:delText>
              </w:r>
              <w:bookmarkStart w:id="1477" w:name="_Toc510956938"/>
              <w:bookmarkStart w:id="1478" w:name="_Toc510966026"/>
              <w:bookmarkStart w:id="1479" w:name="_Toc510967106"/>
              <w:bookmarkStart w:id="1480" w:name="_Toc510967476"/>
              <w:bookmarkStart w:id="1481" w:name="_Toc510967793"/>
              <w:bookmarkEnd w:id="1477"/>
              <w:bookmarkEnd w:id="1478"/>
              <w:bookmarkEnd w:id="1479"/>
              <w:bookmarkEnd w:id="1480"/>
              <w:bookmarkEnd w:id="1481"/>
            </w:del>
          </w:p>
        </w:tc>
        <w:tc>
          <w:tcPr>
            <w:tcW w:w="482" w:type="pct"/>
            <w:vAlign w:val="center"/>
          </w:tcPr>
          <w:p w14:paraId="56B607ED" w14:textId="092ADAF0" w:rsidR="00F35BFF" w:rsidDel="00423E34" w:rsidRDefault="00F35BFF" w:rsidP="00B22D6E">
            <w:pPr>
              <w:spacing w:before="0" w:after="0"/>
              <w:jc w:val="center"/>
              <w:rPr>
                <w:del w:id="1482" w:author="Tim" w:date="2018-04-08T13:18:00Z"/>
              </w:rPr>
            </w:pPr>
            <w:del w:id="1483" w:author="Tim" w:date="2018-04-08T13:18:00Z">
              <w:r w:rsidDel="00423E34">
                <w:delText>4</w:delText>
              </w:r>
              <w:bookmarkStart w:id="1484" w:name="_Toc510956939"/>
              <w:bookmarkStart w:id="1485" w:name="_Toc510966027"/>
              <w:bookmarkStart w:id="1486" w:name="_Toc510967107"/>
              <w:bookmarkStart w:id="1487" w:name="_Toc510967477"/>
              <w:bookmarkStart w:id="1488" w:name="_Toc510967794"/>
              <w:bookmarkEnd w:id="1484"/>
              <w:bookmarkEnd w:id="1485"/>
              <w:bookmarkEnd w:id="1486"/>
              <w:bookmarkEnd w:id="1487"/>
              <w:bookmarkEnd w:id="1488"/>
            </w:del>
          </w:p>
        </w:tc>
        <w:tc>
          <w:tcPr>
            <w:tcW w:w="794" w:type="pct"/>
            <w:vAlign w:val="center"/>
          </w:tcPr>
          <w:p w14:paraId="205B05B6" w14:textId="299AC82F" w:rsidR="00F35BFF" w:rsidDel="00423E34" w:rsidRDefault="008554FF" w:rsidP="00B22D6E">
            <w:pPr>
              <w:spacing w:before="0" w:after="0"/>
              <w:jc w:val="center"/>
              <w:rPr>
                <w:del w:id="1489" w:author="Tim" w:date="2018-04-08T13:18:00Z"/>
              </w:rPr>
            </w:pPr>
            <w:del w:id="1490" w:author="Tim" w:date="2018-04-08T13:18:00Z">
              <w:r w:rsidDel="00423E34">
                <w:delText>x10</w:delText>
              </w:r>
              <w:r w:rsidR="004C241F" w:rsidDel="00423E34">
                <w:delText>k</w:delText>
              </w:r>
              <w:bookmarkStart w:id="1491" w:name="_Toc510956940"/>
              <w:bookmarkStart w:id="1492" w:name="_Toc510966028"/>
              <w:bookmarkStart w:id="1493" w:name="_Toc510967108"/>
              <w:bookmarkStart w:id="1494" w:name="_Toc510967478"/>
              <w:bookmarkStart w:id="1495" w:name="_Toc510967795"/>
              <w:bookmarkEnd w:id="1491"/>
              <w:bookmarkEnd w:id="1492"/>
              <w:bookmarkEnd w:id="1493"/>
              <w:bookmarkEnd w:id="1494"/>
              <w:bookmarkEnd w:id="1495"/>
            </w:del>
          </w:p>
        </w:tc>
        <w:tc>
          <w:tcPr>
            <w:tcW w:w="565" w:type="pct"/>
            <w:vAlign w:val="center"/>
          </w:tcPr>
          <w:p w14:paraId="5EF6EAA9" w14:textId="31FE7DC7" w:rsidR="00F35BFF" w:rsidDel="00423E34" w:rsidRDefault="00F35BFF" w:rsidP="00B22D6E">
            <w:pPr>
              <w:spacing w:before="0" w:after="0"/>
              <w:jc w:val="center"/>
              <w:rPr>
                <w:del w:id="1496" w:author="Tim" w:date="2018-04-08T13:18:00Z"/>
              </w:rPr>
            </w:pPr>
            <w:bookmarkStart w:id="1497" w:name="_Toc510956941"/>
            <w:bookmarkStart w:id="1498" w:name="_Toc510966029"/>
            <w:bookmarkStart w:id="1499" w:name="_Toc510967109"/>
            <w:bookmarkStart w:id="1500" w:name="_Toc510967479"/>
            <w:bookmarkStart w:id="1501" w:name="_Toc510967796"/>
            <w:bookmarkEnd w:id="1497"/>
            <w:bookmarkEnd w:id="1498"/>
            <w:bookmarkEnd w:id="1499"/>
            <w:bookmarkEnd w:id="1500"/>
            <w:bookmarkEnd w:id="1501"/>
          </w:p>
        </w:tc>
        <w:bookmarkStart w:id="1502" w:name="_Toc510956942"/>
        <w:bookmarkStart w:id="1503" w:name="_Toc510966030"/>
        <w:bookmarkStart w:id="1504" w:name="_Toc510967110"/>
        <w:bookmarkStart w:id="1505" w:name="_Toc510967480"/>
        <w:bookmarkStart w:id="1506" w:name="_Toc510967797"/>
        <w:bookmarkEnd w:id="1502"/>
        <w:bookmarkEnd w:id="1503"/>
        <w:bookmarkEnd w:id="1504"/>
        <w:bookmarkEnd w:id="1505"/>
        <w:bookmarkEnd w:id="1506"/>
      </w:tr>
      <w:tr w:rsidR="008554FF" w:rsidDel="00423E34" w14:paraId="74589F7C" w14:textId="6CAF53D3" w:rsidTr="008E37D2">
        <w:trPr>
          <w:del w:id="1507" w:author="Tim" w:date="2018-04-08T13:18:00Z"/>
        </w:trPr>
        <w:tc>
          <w:tcPr>
            <w:tcW w:w="2194" w:type="pct"/>
            <w:vAlign w:val="center"/>
          </w:tcPr>
          <w:p w14:paraId="164CDF6D" w14:textId="47387AA4" w:rsidR="00F35BFF" w:rsidDel="00423E34" w:rsidRDefault="008554FF" w:rsidP="00B22D6E">
            <w:pPr>
              <w:spacing w:before="0" w:after="0"/>
              <w:jc w:val="center"/>
              <w:rPr>
                <w:del w:id="1508" w:author="Tim" w:date="2018-04-08T13:18:00Z"/>
              </w:rPr>
            </w:pPr>
            <w:del w:id="1509" w:author="Tim" w:date="2018-04-08T13:18:00Z">
              <w:r w:rsidRPr="008554FF" w:rsidDel="00423E34">
                <w:delText>gruen, gn, green, gr</w:delText>
              </w:r>
            </w:del>
            <w:ins w:id="1510" w:author="Jens Höcker" w:date="2018-04-08T12:56:00Z">
              <w:del w:id="1511" w:author="Tim" w:date="2018-04-08T13:18:00Z">
                <w:r w:rsidR="007F30F0" w:rsidDel="00423E34">
                  <w:delText>ü</w:delText>
                </w:r>
              </w:del>
            </w:ins>
            <w:del w:id="1512" w:author="Tim" w:date="2018-04-08T13:18:00Z">
              <w:r w:rsidRPr="008554FF" w:rsidDel="00423E34">
                <w:delText>\x81n, gr\x9An</w:delText>
              </w:r>
            </w:del>
            <w:ins w:id="1513" w:author="Jens Höcker" w:date="2018-04-08T12:56:00Z">
              <w:del w:id="1514" w:author="Tim" w:date="2018-04-08T13:18:00Z">
                <w:r w:rsidR="007F30F0" w:rsidDel="00423E34">
                  <w:delText>Ün</w:delText>
                </w:r>
              </w:del>
            </w:ins>
            <w:del w:id="1515" w:author="Tim" w:date="2018-04-08T13:18:00Z">
              <w:r w:rsidRPr="008554FF" w:rsidDel="00423E34">
                <w:delText>, grun</w:delText>
              </w:r>
              <w:bookmarkStart w:id="1516" w:name="_Toc510956943"/>
              <w:bookmarkStart w:id="1517" w:name="_Toc510966031"/>
              <w:bookmarkStart w:id="1518" w:name="_Toc510967111"/>
              <w:bookmarkStart w:id="1519" w:name="_Toc510967481"/>
              <w:bookmarkStart w:id="1520" w:name="_Toc510967798"/>
              <w:bookmarkEnd w:id="1516"/>
              <w:bookmarkEnd w:id="1517"/>
              <w:bookmarkEnd w:id="1518"/>
              <w:bookmarkEnd w:id="1519"/>
              <w:bookmarkEnd w:id="1520"/>
            </w:del>
          </w:p>
        </w:tc>
        <w:tc>
          <w:tcPr>
            <w:tcW w:w="482" w:type="pct"/>
            <w:vAlign w:val="center"/>
          </w:tcPr>
          <w:p w14:paraId="1E24075B" w14:textId="2B63E57D" w:rsidR="00F35BFF" w:rsidDel="00423E34" w:rsidRDefault="00F35BFF" w:rsidP="00B22D6E">
            <w:pPr>
              <w:spacing w:before="0" w:after="0"/>
              <w:jc w:val="center"/>
              <w:rPr>
                <w:del w:id="1521" w:author="Tim" w:date="2018-04-08T13:18:00Z"/>
              </w:rPr>
            </w:pPr>
            <w:del w:id="1522" w:author="Tim" w:date="2018-04-08T13:18:00Z">
              <w:r w:rsidDel="00423E34">
                <w:delText>5</w:delText>
              </w:r>
              <w:bookmarkStart w:id="1523" w:name="_Toc510956944"/>
              <w:bookmarkStart w:id="1524" w:name="_Toc510966032"/>
              <w:bookmarkStart w:id="1525" w:name="_Toc510967112"/>
              <w:bookmarkStart w:id="1526" w:name="_Toc510967482"/>
              <w:bookmarkStart w:id="1527" w:name="_Toc510967799"/>
              <w:bookmarkEnd w:id="1523"/>
              <w:bookmarkEnd w:id="1524"/>
              <w:bookmarkEnd w:id="1525"/>
              <w:bookmarkEnd w:id="1526"/>
              <w:bookmarkEnd w:id="1527"/>
            </w:del>
          </w:p>
        </w:tc>
        <w:tc>
          <w:tcPr>
            <w:tcW w:w="482" w:type="pct"/>
            <w:vAlign w:val="center"/>
          </w:tcPr>
          <w:p w14:paraId="673AEEB8" w14:textId="5238D667" w:rsidR="00F35BFF" w:rsidDel="00423E34" w:rsidRDefault="00F35BFF" w:rsidP="00B22D6E">
            <w:pPr>
              <w:spacing w:before="0" w:after="0"/>
              <w:jc w:val="center"/>
              <w:rPr>
                <w:del w:id="1528" w:author="Tim" w:date="2018-04-08T13:18:00Z"/>
              </w:rPr>
            </w:pPr>
            <w:del w:id="1529" w:author="Tim" w:date="2018-04-08T13:18:00Z">
              <w:r w:rsidDel="00423E34">
                <w:delText>5</w:delText>
              </w:r>
              <w:bookmarkStart w:id="1530" w:name="_Toc510956945"/>
              <w:bookmarkStart w:id="1531" w:name="_Toc510966033"/>
              <w:bookmarkStart w:id="1532" w:name="_Toc510967113"/>
              <w:bookmarkStart w:id="1533" w:name="_Toc510967483"/>
              <w:bookmarkStart w:id="1534" w:name="_Toc510967800"/>
              <w:bookmarkEnd w:id="1530"/>
              <w:bookmarkEnd w:id="1531"/>
              <w:bookmarkEnd w:id="1532"/>
              <w:bookmarkEnd w:id="1533"/>
              <w:bookmarkEnd w:id="1534"/>
            </w:del>
          </w:p>
        </w:tc>
        <w:tc>
          <w:tcPr>
            <w:tcW w:w="482" w:type="pct"/>
            <w:vAlign w:val="center"/>
          </w:tcPr>
          <w:p w14:paraId="5AE4FFAE" w14:textId="59075BA9" w:rsidR="00F35BFF" w:rsidDel="00423E34" w:rsidRDefault="00F35BFF" w:rsidP="00B22D6E">
            <w:pPr>
              <w:spacing w:before="0" w:after="0"/>
              <w:jc w:val="center"/>
              <w:rPr>
                <w:del w:id="1535" w:author="Tim" w:date="2018-04-08T13:18:00Z"/>
              </w:rPr>
            </w:pPr>
            <w:del w:id="1536" w:author="Tim" w:date="2018-04-08T13:18:00Z">
              <w:r w:rsidDel="00423E34">
                <w:delText>5</w:delText>
              </w:r>
              <w:bookmarkStart w:id="1537" w:name="_Toc510956946"/>
              <w:bookmarkStart w:id="1538" w:name="_Toc510966034"/>
              <w:bookmarkStart w:id="1539" w:name="_Toc510967114"/>
              <w:bookmarkStart w:id="1540" w:name="_Toc510967484"/>
              <w:bookmarkStart w:id="1541" w:name="_Toc510967801"/>
              <w:bookmarkEnd w:id="1537"/>
              <w:bookmarkEnd w:id="1538"/>
              <w:bookmarkEnd w:id="1539"/>
              <w:bookmarkEnd w:id="1540"/>
              <w:bookmarkEnd w:id="1541"/>
            </w:del>
          </w:p>
        </w:tc>
        <w:tc>
          <w:tcPr>
            <w:tcW w:w="794" w:type="pct"/>
            <w:vAlign w:val="center"/>
          </w:tcPr>
          <w:p w14:paraId="1E319333" w14:textId="549C651D" w:rsidR="00F35BFF" w:rsidDel="00423E34" w:rsidRDefault="008554FF" w:rsidP="00B22D6E">
            <w:pPr>
              <w:spacing w:before="0" w:after="0"/>
              <w:jc w:val="center"/>
              <w:rPr>
                <w:del w:id="1542" w:author="Tim" w:date="2018-04-08T13:18:00Z"/>
              </w:rPr>
            </w:pPr>
            <w:del w:id="1543" w:author="Tim" w:date="2018-04-08T13:18:00Z">
              <w:r w:rsidDel="00423E34">
                <w:delText>x100</w:delText>
              </w:r>
              <w:r w:rsidR="004C241F" w:rsidDel="00423E34">
                <w:delText>k</w:delText>
              </w:r>
              <w:bookmarkStart w:id="1544" w:name="_Toc510956947"/>
              <w:bookmarkStart w:id="1545" w:name="_Toc510966035"/>
              <w:bookmarkStart w:id="1546" w:name="_Toc510967115"/>
              <w:bookmarkStart w:id="1547" w:name="_Toc510967485"/>
              <w:bookmarkStart w:id="1548" w:name="_Toc510967802"/>
              <w:bookmarkEnd w:id="1544"/>
              <w:bookmarkEnd w:id="1545"/>
              <w:bookmarkEnd w:id="1546"/>
              <w:bookmarkEnd w:id="1547"/>
              <w:bookmarkEnd w:id="1548"/>
            </w:del>
          </w:p>
        </w:tc>
        <w:tc>
          <w:tcPr>
            <w:tcW w:w="565" w:type="pct"/>
            <w:vAlign w:val="center"/>
          </w:tcPr>
          <w:p w14:paraId="6EE8CEF6" w14:textId="3E4809DE" w:rsidR="00F35BFF" w:rsidDel="00423E34" w:rsidRDefault="00B22D6E" w:rsidP="00B22D6E">
            <w:pPr>
              <w:spacing w:before="0" w:after="0"/>
              <w:jc w:val="center"/>
              <w:rPr>
                <w:del w:id="1549" w:author="Tim" w:date="2018-04-08T13:18:00Z"/>
              </w:rPr>
            </w:pPr>
            <w:del w:id="1550" w:author="Tim" w:date="2018-04-08T13:18:00Z">
              <w:r w:rsidDel="00423E34">
                <w:delText>± 0,5%</w:delText>
              </w:r>
              <w:bookmarkStart w:id="1551" w:name="_Toc510956948"/>
              <w:bookmarkStart w:id="1552" w:name="_Toc510966036"/>
              <w:bookmarkStart w:id="1553" w:name="_Toc510967116"/>
              <w:bookmarkStart w:id="1554" w:name="_Toc510967486"/>
              <w:bookmarkStart w:id="1555" w:name="_Toc510967803"/>
              <w:bookmarkEnd w:id="1551"/>
              <w:bookmarkEnd w:id="1552"/>
              <w:bookmarkEnd w:id="1553"/>
              <w:bookmarkEnd w:id="1554"/>
              <w:bookmarkEnd w:id="1555"/>
            </w:del>
          </w:p>
        </w:tc>
        <w:bookmarkStart w:id="1556" w:name="_Toc510956949"/>
        <w:bookmarkStart w:id="1557" w:name="_Toc510966037"/>
        <w:bookmarkStart w:id="1558" w:name="_Toc510967117"/>
        <w:bookmarkStart w:id="1559" w:name="_Toc510967487"/>
        <w:bookmarkStart w:id="1560" w:name="_Toc510967804"/>
        <w:bookmarkEnd w:id="1556"/>
        <w:bookmarkEnd w:id="1557"/>
        <w:bookmarkEnd w:id="1558"/>
        <w:bookmarkEnd w:id="1559"/>
        <w:bookmarkEnd w:id="1560"/>
      </w:tr>
      <w:tr w:rsidR="008554FF" w:rsidDel="00423E34" w14:paraId="1EB2F20E" w14:textId="00F254EB" w:rsidTr="008E37D2">
        <w:trPr>
          <w:del w:id="1561" w:author="Tim" w:date="2018-04-08T13:18:00Z"/>
        </w:trPr>
        <w:tc>
          <w:tcPr>
            <w:tcW w:w="2194" w:type="pct"/>
            <w:vAlign w:val="center"/>
          </w:tcPr>
          <w:p w14:paraId="06EB5C73" w14:textId="4BC37FF2" w:rsidR="00F35BFF" w:rsidDel="00423E34" w:rsidRDefault="008554FF" w:rsidP="00B22D6E">
            <w:pPr>
              <w:spacing w:before="0" w:after="0"/>
              <w:jc w:val="center"/>
              <w:rPr>
                <w:del w:id="1562" w:author="Tim" w:date="2018-04-08T13:18:00Z"/>
              </w:rPr>
            </w:pPr>
            <w:del w:id="1563" w:author="Tim" w:date="2018-04-08T13:18:00Z">
              <w:r w:rsidRPr="008554FF" w:rsidDel="00423E34">
                <w:delText>blau, bl, blue, bu</w:delText>
              </w:r>
              <w:bookmarkStart w:id="1564" w:name="_Toc510956950"/>
              <w:bookmarkStart w:id="1565" w:name="_Toc510966038"/>
              <w:bookmarkStart w:id="1566" w:name="_Toc510967118"/>
              <w:bookmarkStart w:id="1567" w:name="_Toc510967488"/>
              <w:bookmarkStart w:id="1568" w:name="_Toc510967805"/>
              <w:bookmarkEnd w:id="1564"/>
              <w:bookmarkEnd w:id="1565"/>
              <w:bookmarkEnd w:id="1566"/>
              <w:bookmarkEnd w:id="1567"/>
              <w:bookmarkEnd w:id="1568"/>
            </w:del>
          </w:p>
        </w:tc>
        <w:tc>
          <w:tcPr>
            <w:tcW w:w="482" w:type="pct"/>
            <w:vAlign w:val="center"/>
          </w:tcPr>
          <w:p w14:paraId="0E4659C2" w14:textId="57A26885" w:rsidR="00F35BFF" w:rsidDel="00423E34" w:rsidRDefault="00F35BFF" w:rsidP="00B22D6E">
            <w:pPr>
              <w:spacing w:before="0" w:after="0"/>
              <w:jc w:val="center"/>
              <w:rPr>
                <w:del w:id="1569" w:author="Tim" w:date="2018-04-08T13:18:00Z"/>
              </w:rPr>
            </w:pPr>
            <w:del w:id="1570" w:author="Tim" w:date="2018-04-08T13:18:00Z">
              <w:r w:rsidDel="00423E34">
                <w:delText>6</w:delText>
              </w:r>
              <w:bookmarkStart w:id="1571" w:name="_Toc510956951"/>
              <w:bookmarkStart w:id="1572" w:name="_Toc510966039"/>
              <w:bookmarkStart w:id="1573" w:name="_Toc510967119"/>
              <w:bookmarkStart w:id="1574" w:name="_Toc510967489"/>
              <w:bookmarkStart w:id="1575" w:name="_Toc510967806"/>
              <w:bookmarkEnd w:id="1571"/>
              <w:bookmarkEnd w:id="1572"/>
              <w:bookmarkEnd w:id="1573"/>
              <w:bookmarkEnd w:id="1574"/>
              <w:bookmarkEnd w:id="1575"/>
            </w:del>
          </w:p>
        </w:tc>
        <w:tc>
          <w:tcPr>
            <w:tcW w:w="482" w:type="pct"/>
            <w:vAlign w:val="center"/>
          </w:tcPr>
          <w:p w14:paraId="3BEE20DF" w14:textId="206A468B" w:rsidR="00F35BFF" w:rsidDel="00423E34" w:rsidRDefault="00F35BFF" w:rsidP="00B22D6E">
            <w:pPr>
              <w:spacing w:before="0" w:after="0"/>
              <w:jc w:val="center"/>
              <w:rPr>
                <w:del w:id="1576" w:author="Tim" w:date="2018-04-08T13:18:00Z"/>
              </w:rPr>
            </w:pPr>
            <w:del w:id="1577" w:author="Tim" w:date="2018-04-08T13:18:00Z">
              <w:r w:rsidDel="00423E34">
                <w:delText>6</w:delText>
              </w:r>
              <w:bookmarkStart w:id="1578" w:name="_Toc510956952"/>
              <w:bookmarkStart w:id="1579" w:name="_Toc510966040"/>
              <w:bookmarkStart w:id="1580" w:name="_Toc510967120"/>
              <w:bookmarkStart w:id="1581" w:name="_Toc510967490"/>
              <w:bookmarkStart w:id="1582" w:name="_Toc510967807"/>
              <w:bookmarkEnd w:id="1578"/>
              <w:bookmarkEnd w:id="1579"/>
              <w:bookmarkEnd w:id="1580"/>
              <w:bookmarkEnd w:id="1581"/>
              <w:bookmarkEnd w:id="1582"/>
            </w:del>
          </w:p>
        </w:tc>
        <w:tc>
          <w:tcPr>
            <w:tcW w:w="482" w:type="pct"/>
            <w:vAlign w:val="center"/>
          </w:tcPr>
          <w:p w14:paraId="396FEA19" w14:textId="14FBF273" w:rsidR="00F35BFF" w:rsidDel="00423E34" w:rsidRDefault="00F35BFF" w:rsidP="00B22D6E">
            <w:pPr>
              <w:spacing w:before="0" w:after="0"/>
              <w:jc w:val="center"/>
              <w:rPr>
                <w:del w:id="1583" w:author="Tim" w:date="2018-04-08T13:18:00Z"/>
              </w:rPr>
            </w:pPr>
            <w:del w:id="1584" w:author="Tim" w:date="2018-04-08T13:18:00Z">
              <w:r w:rsidDel="00423E34">
                <w:delText>6</w:delText>
              </w:r>
              <w:bookmarkStart w:id="1585" w:name="_Toc510956953"/>
              <w:bookmarkStart w:id="1586" w:name="_Toc510966041"/>
              <w:bookmarkStart w:id="1587" w:name="_Toc510967121"/>
              <w:bookmarkStart w:id="1588" w:name="_Toc510967491"/>
              <w:bookmarkStart w:id="1589" w:name="_Toc510967808"/>
              <w:bookmarkEnd w:id="1585"/>
              <w:bookmarkEnd w:id="1586"/>
              <w:bookmarkEnd w:id="1587"/>
              <w:bookmarkEnd w:id="1588"/>
              <w:bookmarkEnd w:id="1589"/>
            </w:del>
          </w:p>
        </w:tc>
        <w:tc>
          <w:tcPr>
            <w:tcW w:w="794" w:type="pct"/>
            <w:vAlign w:val="center"/>
          </w:tcPr>
          <w:p w14:paraId="157487D1" w14:textId="10E0D496" w:rsidR="00F35BFF" w:rsidDel="00423E34" w:rsidRDefault="008554FF" w:rsidP="00B22D6E">
            <w:pPr>
              <w:spacing w:before="0" w:after="0"/>
              <w:jc w:val="center"/>
              <w:rPr>
                <w:del w:id="1590" w:author="Tim" w:date="2018-04-08T13:18:00Z"/>
              </w:rPr>
            </w:pPr>
            <w:del w:id="1591" w:author="Tim" w:date="2018-04-08T13:18:00Z">
              <w:r w:rsidDel="00423E34">
                <w:delText>x1</w:delText>
              </w:r>
              <w:r w:rsidR="004C241F" w:rsidDel="00423E34">
                <w:delText>M</w:delText>
              </w:r>
              <w:bookmarkStart w:id="1592" w:name="_Toc510956954"/>
              <w:bookmarkStart w:id="1593" w:name="_Toc510966042"/>
              <w:bookmarkStart w:id="1594" w:name="_Toc510967122"/>
              <w:bookmarkStart w:id="1595" w:name="_Toc510967492"/>
              <w:bookmarkStart w:id="1596" w:name="_Toc510967809"/>
              <w:bookmarkEnd w:id="1592"/>
              <w:bookmarkEnd w:id="1593"/>
              <w:bookmarkEnd w:id="1594"/>
              <w:bookmarkEnd w:id="1595"/>
              <w:bookmarkEnd w:id="1596"/>
            </w:del>
          </w:p>
        </w:tc>
        <w:tc>
          <w:tcPr>
            <w:tcW w:w="565" w:type="pct"/>
            <w:vAlign w:val="center"/>
          </w:tcPr>
          <w:p w14:paraId="328B2263" w14:textId="1AB7317D" w:rsidR="00F35BFF" w:rsidDel="00423E34" w:rsidRDefault="00B22D6E" w:rsidP="00B22D6E">
            <w:pPr>
              <w:spacing w:before="0" w:after="0"/>
              <w:jc w:val="center"/>
              <w:rPr>
                <w:del w:id="1597" w:author="Tim" w:date="2018-04-08T13:18:00Z"/>
              </w:rPr>
            </w:pPr>
            <w:del w:id="1598" w:author="Tim" w:date="2018-04-08T13:18:00Z">
              <w:r w:rsidDel="00423E34">
                <w:delText>± 0,25%</w:delText>
              </w:r>
              <w:bookmarkStart w:id="1599" w:name="_Toc510956955"/>
              <w:bookmarkStart w:id="1600" w:name="_Toc510966043"/>
              <w:bookmarkStart w:id="1601" w:name="_Toc510967123"/>
              <w:bookmarkStart w:id="1602" w:name="_Toc510967493"/>
              <w:bookmarkStart w:id="1603" w:name="_Toc510967810"/>
              <w:bookmarkEnd w:id="1599"/>
              <w:bookmarkEnd w:id="1600"/>
              <w:bookmarkEnd w:id="1601"/>
              <w:bookmarkEnd w:id="1602"/>
              <w:bookmarkEnd w:id="1603"/>
            </w:del>
          </w:p>
        </w:tc>
        <w:bookmarkStart w:id="1604" w:name="_Toc510956956"/>
        <w:bookmarkStart w:id="1605" w:name="_Toc510966044"/>
        <w:bookmarkStart w:id="1606" w:name="_Toc510967124"/>
        <w:bookmarkStart w:id="1607" w:name="_Toc510967494"/>
        <w:bookmarkStart w:id="1608" w:name="_Toc510967811"/>
        <w:bookmarkEnd w:id="1604"/>
        <w:bookmarkEnd w:id="1605"/>
        <w:bookmarkEnd w:id="1606"/>
        <w:bookmarkEnd w:id="1607"/>
        <w:bookmarkEnd w:id="1608"/>
      </w:tr>
      <w:tr w:rsidR="008554FF" w:rsidDel="00423E34" w14:paraId="6DCD2054" w14:textId="4D758FFB" w:rsidTr="008E37D2">
        <w:trPr>
          <w:del w:id="1609" w:author="Tim" w:date="2018-04-08T13:18:00Z"/>
        </w:trPr>
        <w:tc>
          <w:tcPr>
            <w:tcW w:w="2194" w:type="pct"/>
            <w:vAlign w:val="center"/>
          </w:tcPr>
          <w:p w14:paraId="51FCBE81" w14:textId="675B6E5F" w:rsidR="00F35BFF" w:rsidRPr="001C0968" w:rsidDel="00423E34" w:rsidRDefault="008554FF" w:rsidP="00B22D6E">
            <w:pPr>
              <w:spacing w:before="0" w:after="0"/>
              <w:jc w:val="center"/>
              <w:rPr>
                <w:del w:id="1610" w:author="Tim" w:date="2018-04-08T13:18:00Z"/>
                <w:lang w:val="en-GB"/>
                <w:rPrChange w:id="1611" w:author="Jens Höcker" w:date="2018-04-08T12:28:00Z">
                  <w:rPr>
                    <w:del w:id="1612" w:author="Tim" w:date="2018-04-08T13:18:00Z"/>
                  </w:rPr>
                </w:rPrChange>
              </w:rPr>
            </w:pPr>
            <w:del w:id="1613" w:author="Tim" w:date="2018-04-08T13:18:00Z">
              <w:r w:rsidRPr="001C0968" w:rsidDel="00423E34">
                <w:rPr>
                  <w:lang w:val="en-GB"/>
                  <w:rPrChange w:id="1614" w:author="Jens Höcker" w:date="2018-04-08T12:28:00Z">
                    <w:rPr/>
                  </w:rPrChange>
                </w:rPr>
                <w:delText>violett, vi, voilet, vt, lila, vio</w:delText>
              </w:r>
              <w:bookmarkStart w:id="1615" w:name="_Toc510956957"/>
              <w:bookmarkStart w:id="1616" w:name="_Toc510966045"/>
              <w:bookmarkStart w:id="1617" w:name="_Toc510967125"/>
              <w:bookmarkStart w:id="1618" w:name="_Toc510967495"/>
              <w:bookmarkStart w:id="1619" w:name="_Toc510967812"/>
              <w:bookmarkEnd w:id="1615"/>
              <w:bookmarkEnd w:id="1616"/>
              <w:bookmarkEnd w:id="1617"/>
              <w:bookmarkEnd w:id="1618"/>
              <w:bookmarkEnd w:id="1619"/>
            </w:del>
          </w:p>
        </w:tc>
        <w:tc>
          <w:tcPr>
            <w:tcW w:w="482" w:type="pct"/>
            <w:vAlign w:val="center"/>
          </w:tcPr>
          <w:p w14:paraId="68253646" w14:textId="32EF81F6" w:rsidR="00F35BFF" w:rsidDel="00423E34" w:rsidRDefault="00F35BFF" w:rsidP="00B22D6E">
            <w:pPr>
              <w:spacing w:before="0" w:after="0"/>
              <w:jc w:val="center"/>
              <w:rPr>
                <w:del w:id="1620" w:author="Tim" w:date="2018-04-08T13:18:00Z"/>
              </w:rPr>
            </w:pPr>
            <w:del w:id="1621" w:author="Tim" w:date="2018-04-08T13:18:00Z">
              <w:r w:rsidDel="00423E34">
                <w:delText>7</w:delText>
              </w:r>
              <w:bookmarkStart w:id="1622" w:name="_Toc510956958"/>
              <w:bookmarkStart w:id="1623" w:name="_Toc510966046"/>
              <w:bookmarkStart w:id="1624" w:name="_Toc510967126"/>
              <w:bookmarkStart w:id="1625" w:name="_Toc510967496"/>
              <w:bookmarkStart w:id="1626" w:name="_Toc510967813"/>
              <w:bookmarkEnd w:id="1622"/>
              <w:bookmarkEnd w:id="1623"/>
              <w:bookmarkEnd w:id="1624"/>
              <w:bookmarkEnd w:id="1625"/>
              <w:bookmarkEnd w:id="1626"/>
            </w:del>
          </w:p>
        </w:tc>
        <w:tc>
          <w:tcPr>
            <w:tcW w:w="482" w:type="pct"/>
            <w:vAlign w:val="center"/>
          </w:tcPr>
          <w:p w14:paraId="76A00C58" w14:textId="6CA02689" w:rsidR="00F35BFF" w:rsidDel="00423E34" w:rsidRDefault="00F35BFF" w:rsidP="00B22D6E">
            <w:pPr>
              <w:spacing w:before="0" w:after="0"/>
              <w:jc w:val="center"/>
              <w:rPr>
                <w:del w:id="1627" w:author="Tim" w:date="2018-04-08T13:18:00Z"/>
              </w:rPr>
            </w:pPr>
            <w:del w:id="1628" w:author="Tim" w:date="2018-04-08T13:18:00Z">
              <w:r w:rsidDel="00423E34">
                <w:delText>7</w:delText>
              </w:r>
              <w:bookmarkStart w:id="1629" w:name="_Toc510956959"/>
              <w:bookmarkStart w:id="1630" w:name="_Toc510966047"/>
              <w:bookmarkStart w:id="1631" w:name="_Toc510967127"/>
              <w:bookmarkStart w:id="1632" w:name="_Toc510967497"/>
              <w:bookmarkStart w:id="1633" w:name="_Toc510967814"/>
              <w:bookmarkEnd w:id="1629"/>
              <w:bookmarkEnd w:id="1630"/>
              <w:bookmarkEnd w:id="1631"/>
              <w:bookmarkEnd w:id="1632"/>
              <w:bookmarkEnd w:id="1633"/>
            </w:del>
          </w:p>
        </w:tc>
        <w:tc>
          <w:tcPr>
            <w:tcW w:w="482" w:type="pct"/>
            <w:vAlign w:val="center"/>
          </w:tcPr>
          <w:p w14:paraId="750681E7" w14:textId="4E4A793E" w:rsidR="00F35BFF" w:rsidDel="00423E34" w:rsidRDefault="00F35BFF" w:rsidP="00B22D6E">
            <w:pPr>
              <w:spacing w:before="0" w:after="0"/>
              <w:jc w:val="center"/>
              <w:rPr>
                <w:del w:id="1634" w:author="Tim" w:date="2018-04-08T13:18:00Z"/>
              </w:rPr>
            </w:pPr>
            <w:del w:id="1635" w:author="Tim" w:date="2018-04-08T13:18:00Z">
              <w:r w:rsidDel="00423E34">
                <w:delText>7</w:delText>
              </w:r>
              <w:bookmarkStart w:id="1636" w:name="_Toc510956960"/>
              <w:bookmarkStart w:id="1637" w:name="_Toc510966048"/>
              <w:bookmarkStart w:id="1638" w:name="_Toc510967128"/>
              <w:bookmarkStart w:id="1639" w:name="_Toc510967498"/>
              <w:bookmarkStart w:id="1640" w:name="_Toc510967815"/>
              <w:bookmarkEnd w:id="1636"/>
              <w:bookmarkEnd w:id="1637"/>
              <w:bookmarkEnd w:id="1638"/>
              <w:bookmarkEnd w:id="1639"/>
              <w:bookmarkEnd w:id="1640"/>
            </w:del>
          </w:p>
        </w:tc>
        <w:tc>
          <w:tcPr>
            <w:tcW w:w="794" w:type="pct"/>
            <w:vAlign w:val="center"/>
          </w:tcPr>
          <w:p w14:paraId="15B27787" w14:textId="2AC4D1E3" w:rsidR="00F35BFF" w:rsidDel="00423E34" w:rsidRDefault="008554FF" w:rsidP="00B22D6E">
            <w:pPr>
              <w:spacing w:before="0" w:after="0"/>
              <w:jc w:val="center"/>
              <w:rPr>
                <w:del w:id="1641" w:author="Tim" w:date="2018-04-08T13:18:00Z"/>
              </w:rPr>
            </w:pPr>
            <w:del w:id="1642" w:author="Tim" w:date="2018-04-08T13:18:00Z">
              <w:r w:rsidDel="00423E34">
                <w:delText>x10</w:delText>
              </w:r>
              <w:r w:rsidR="004C241F" w:rsidDel="00423E34">
                <w:delText>M</w:delText>
              </w:r>
              <w:bookmarkStart w:id="1643" w:name="_Toc510956961"/>
              <w:bookmarkStart w:id="1644" w:name="_Toc510966049"/>
              <w:bookmarkStart w:id="1645" w:name="_Toc510967129"/>
              <w:bookmarkStart w:id="1646" w:name="_Toc510967499"/>
              <w:bookmarkStart w:id="1647" w:name="_Toc510967816"/>
              <w:bookmarkEnd w:id="1643"/>
              <w:bookmarkEnd w:id="1644"/>
              <w:bookmarkEnd w:id="1645"/>
              <w:bookmarkEnd w:id="1646"/>
              <w:bookmarkEnd w:id="1647"/>
            </w:del>
          </w:p>
        </w:tc>
        <w:tc>
          <w:tcPr>
            <w:tcW w:w="565" w:type="pct"/>
            <w:vAlign w:val="center"/>
          </w:tcPr>
          <w:p w14:paraId="7AA02C36" w14:textId="3EF16326" w:rsidR="00F35BFF" w:rsidDel="00423E34" w:rsidRDefault="00B22D6E" w:rsidP="00B22D6E">
            <w:pPr>
              <w:spacing w:before="0" w:after="0"/>
              <w:jc w:val="center"/>
              <w:rPr>
                <w:del w:id="1648" w:author="Tim" w:date="2018-04-08T13:18:00Z"/>
              </w:rPr>
            </w:pPr>
            <w:del w:id="1649" w:author="Tim" w:date="2018-04-08T13:18:00Z">
              <w:r w:rsidDel="00423E34">
                <w:delText>± 0,10%</w:delText>
              </w:r>
              <w:bookmarkStart w:id="1650" w:name="_Toc510956962"/>
              <w:bookmarkStart w:id="1651" w:name="_Toc510966050"/>
              <w:bookmarkStart w:id="1652" w:name="_Toc510967130"/>
              <w:bookmarkStart w:id="1653" w:name="_Toc510967500"/>
              <w:bookmarkStart w:id="1654" w:name="_Toc510967817"/>
              <w:bookmarkEnd w:id="1650"/>
              <w:bookmarkEnd w:id="1651"/>
              <w:bookmarkEnd w:id="1652"/>
              <w:bookmarkEnd w:id="1653"/>
              <w:bookmarkEnd w:id="1654"/>
            </w:del>
          </w:p>
        </w:tc>
        <w:bookmarkStart w:id="1655" w:name="_Toc510956963"/>
        <w:bookmarkStart w:id="1656" w:name="_Toc510966051"/>
        <w:bookmarkStart w:id="1657" w:name="_Toc510967131"/>
        <w:bookmarkStart w:id="1658" w:name="_Toc510967501"/>
        <w:bookmarkStart w:id="1659" w:name="_Toc510967818"/>
        <w:bookmarkEnd w:id="1655"/>
        <w:bookmarkEnd w:id="1656"/>
        <w:bookmarkEnd w:id="1657"/>
        <w:bookmarkEnd w:id="1658"/>
        <w:bookmarkEnd w:id="1659"/>
      </w:tr>
      <w:tr w:rsidR="008554FF" w:rsidDel="00423E34" w14:paraId="6C4B045F" w14:textId="3716578B" w:rsidTr="008E37D2">
        <w:trPr>
          <w:del w:id="1660" w:author="Tim" w:date="2018-04-08T13:18:00Z"/>
        </w:trPr>
        <w:tc>
          <w:tcPr>
            <w:tcW w:w="2194" w:type="pct"/>
            <w:vAlign w:val="center"/>
          </w:tcPr>
          <w:p w14:paraId="715E3B83" w14:textId="479C91F6" w:rsidR="00F35BFF" w:rsidDel="00423E34" w:rsidRDefault="008554FF" w:rsidP="00B22D6E">
            <w:pPr>
              <w:spacing w:before="0" w:after="0"/>
              <w:jc w:val="center"/>
              <w:rPr>
                <w:del w:id="1661" w:author="Tim" w:date="2018-04-08T13:18:00Z"/>
              </w:rPr>
            </w:pPr>
            <w:del w:id="1662" w:author="Tim" w:date="2018-04-08T13:18:00Z">
              <w:r w:rsidRPr="008554FF" w:rsidDel="00423E34">
                <w:delText>grau, gr, grey, gy</w:delText>
              </w:r>
              <w:bookmarkStart w:id="1663" w:name="_Toc510956964"/>
              <w:bookmarkStart w:id="1664" w:name="_Toc510966052"/>
              <w:bookmarkStart w:id="1665" w:name="_Toc510967132"/>
              <w:bookmarkStart w:id="1666" w:name="_Toc510967502"/>
              <w:bookmarkStart w:id="1667" w:name="_Toc510967819"/>
              <w:bookmarkEnd w:id="1663"/>
              <w:bookmarkEnd w:id="1664"/>
              <w:bookmarkEnd w:id="1665"/>
              <w:bookmarkEnd w:id="1666"/>
              <w:bookmarkEnd w:id="1667"/>
            </w:del>
          </w:p>
        </w:tc>
        <w:tc>
          <w:tcPr>
            <w:tcW w:w="482" w:type="pct"/>
            <w:vAlign w:val="center"/>
          </w:tcPr>
          <w:p w14:paraId="471DFA50" w14:textId="5FCA1A16" w:rsidR="00F35BFF" w:rsidDel="00423E34" w:rsidRDefault="00F35BFF" w:rsidP="00B22D6E">
            <w:pPr>
              <w:spacing w:before="0" w:after="0"/>
              <w:jc w:val="center"/>
              <w:rPr>
                <w:del w:id="1668" w:author="Tim" w:date="2018-04-08T13:18:00Z"/>
              </w:rPr>
            </w:pPr>
            <w:del w:id="1669" w:author="Tim" w:date="2018-04-08T13:18:00Z">
              <w:r w:rsidDel="00423E34">
                <w:delText>8</w:delText>
              </w:r>
              <w:bookmarkStart w:id="1670" w:name="_Toc510956965"/>
              <w:bookmarkStart w:id="1671" w:name="_Toc510966053"/>
              <w:bookmarkStart w:id="1672" w:name="_Toc510967133"/>
              <w:bookmarkStart w:id="1673" w:name="_Toc510967503"/>
              <w:bookmarkStart w:id="1674" w:name="_Toc510967820"/>
              <w:bookmarkEnd w:id="1670"/>
              <w:bookmarkEnd w:id="1671"/>
              <w:bookmarkEnd w:id="1672"/>
              <w:bookmarkEnd w:id="1673"/>
              <w:bookmarkEnd w:id="1674"/>
            </w:del>
          </w:p>
        </w:tc>
        <w:tc>
          <w:tcPr>
            <w:tcW w:w="482" w:type="pct"/>
            <w:vAlign w:val="center"/>
          </w:tcPr>
          <w:p w14:paraId="6418B44A" w14:textId="269975DB" w:rsidR="00F35BFF" w:rsidDel="00423E34" w:rsidRDefault="00F35BFF" w:rsidP="00B22D6E">
            <w:pPr>
              <w:spacing w:before="0" w:after="0"/>
              <w:jc w:val="center"/>
              <w:rPr>
                <w:del w:id="1675" w:author="Tim" w:date="2018-04-08T13:18:00Z"/>
              </w:rPr>
            </w:pPr>
            <w:del w:id="1676" w:author="Tim" w:date="2018-04-08T13:18:00Z">
              <w:r w:rsidDel="00423E34">
                <w:delText>8</w:delText>
              </w:r>
              <w:bookmarkStart w:id="1677" w:name="_Toc510956966"/>
              <w:bookmarkStart w:id="1678" w:name="_Toc510966054"/>
              <w:bookmarkStart w:id="1679" w:name="_Toc510967134"/>
              <w:bookmarkStart w:id="1680" w:name="_Toc510967504"/>
              <w:bookmarkStart w:id="1681" w:name="_Toc510967821"/>
              <w:bookmarkEnd w:id="1677"/>
              <w:bookmarkEnd w:id="1678"/>
              <w:bookmarkEnd w:id="1679"/>
              <w:bookmarkEnd w:id="1680"/>
              <w:bookmarkEnd w:id="1681"/>
            </w:del>
          </w:p>
        </w:tc>
        <w:tc>
          <w:tcPr>
            <w:tcW w:w="482" w:type="pct"/>
            <w:vAlign w:val="center"/>
          </w:tcPr>
          <w:p w14:paraId="22C963EF" w14:textId="2221EE36" w:rsidR="00F35BFF" w:rsidDel="00423E34" w:rsidRDefault="00F35BFF" w:rsidP="00B22D6E">
            <w:pPr>
              <w:spacing w:before="0" w:after="0"/>
              <w:jc w:val="center"/>
              <w:rPr>
                <w:del w:id="1682" w:author="Tim" w:date="2018-04-08T13:18:00Z"/>
              </w:rPr>
            </w:pPr>
            <w:del w:id="1683" w:author="Tim" w:date="2018-04-08T13:18:00Z">
              <w:r w:rsidDel="00423E34">
                <w:delText>8</w:delText>
              </w:r>
              <w:bookmarkStart w:id="1684" w:name="_Toc510956967"/>
              <w:bookmarkStart w:id="1685" w:name="_Toc510966055"/>
              <w:bookmarkStart w:id="1686" w:name="_Toc510967135"/>
              <w:bookmarkStart w:id="1687" w:name="_Toc510967505"/>
              <w:bookmarkStart w:id="1688" w:name="_Toc510967822"/>
              <w:bookmarkEnd w:id="1684"/>
              <w:bookmarkEnd w:id="1685"/>
              <w:bookmarkEnd w:id="1686"/>
              <w:bookmarkEnd w:id="1687"/>
              <w:bookmarkEnd w:id="1688"/>
            </w:del>
          </w:p>
        </w:tc>
        <w:tc>
          <w:tcPr>
            <w:tcW w:w="794" w:type="pct"/>
            <w:vAlign w:val="center"/>
          </w:tcPr>
          <w:p w14:paraId="230B94A1" w14:textId="38C7AEAC" w:rsidR="00F35BFF" w:rsidDel="00423E34" w:rsidRDefault="00B22D6E" w:rsidP="00B22D6E">
            <w:pPr>
              <w:spacing w:before="0" w:after="0"/>
              <w:jc w:val="center"/>
              <w:rPr>
                <w:del w:id="1689" w:author="Tim" w:date="2018-04-08T13:18:00Z"/>
              </w:rPr>
            </w:pPr>
            <w:del w:id="1690" w:author="Tim" w:date="2018-04-08T13:18:00Z">
              <w:r w:rsidDel="00423E34">
                <w:delText>x10</w:delText>
              </w:r>
              <w:r w:rsidR="004C241F" w:rsidDel="00423E34">
                <w:delText>0M</w:delText>
              </w:r>
              <w:bookmarkStart w:id="1691" w:name="_Toc510956968"/>
              <w:bookmarkStart w:id="1692" w:name="_Toc510966056"/>
              <w:bookmarkStart w:id="1693" w:name="_Toc510967136"/>
              <w:bookmarkStart w:id="1694" w:name="_Toc510967506"/>
              <w:bookmarkStart w:id="1695" w:name="_Toc510967823"/>
              <w:bookmarkEnd w:id="1691"/>
              <w:bookmarkEnd w:id="1692"/>
              <w:bookmarkEnd w:id="1693"/>
              <w:bookmarkEnd w:id="1694"/>
              <w:bookmarkEnd w:id="1695"/>
            </w:del>
          </w:p>
        </w:tc>
        <w:tc>
          <w:tcPr>
            <w:tcW w:w="565" w:type="pct"/>
            <w:vAlign w:val="center"/>
          </w:tcPr>
          <w:p w14:paraId="0E519EF0" w14:textId="067AFBB1" w:rsidR="00F35BFF" w:rsidDel="00423E34" w:rsidRDefault="00B22D6E" w:rsidP="00B22D6E">
            <w:pPr>
              <w:spacing w:before="0" w:after="0"/>
              <w:jc w:val="center"/>
              <w:rPr>
                <w:del w:id="1696" w:author="Tim" w:date="2018-04-08T13:18:00Z"/>
              </w:rPr>
            </w:pPr>
            <w:del w:id="1697" w:author="Tim" w:date="2018-04-08T13:18:00Z">
              <w:r w:rsidDel="00423E34">
                <w:delText>± 0,05%</w:delText>
              </w:r>
              <w:bookmarkStart w:id="1698" w:name="_Toc510956969"/>
              <w:bookmarkStart w:id="1699" w:name="_Toc510966057"/>
              <w:bookmarkStart w:id="1700" w:name="_Toc510967137"/>
              <w:bookmarkStart w:id="1701" w:name="_Toc510967507"/>
              <w:bookmarkStart w:id="1702" w:name="_Toc510967824"/>
              <w:bookmarkEnd w:id="1698"/>
              <w:bookmarkEnd w:id="1699"/>
              <w:bookmarkEnd w:id="1700"/>
              <w:bookmarkEnd w:id="1701"/>
              <w:bookmarkEnd w:id="1702"/>
            </w:del>
          </w:p>
        </w:tc>
        <w:bookmarkStart w:id="1703" w:name="_Toc510956970"/>
        <w:bookmarkStart w:id="1704" w:name="_Toc510966058"/>
        <w:bookmarkStart w:id="1705" w:name="_Toc510967138"/>
        <w:bookmarkStart w:id="1706" w:name="_Toc510967508"/>
        <w:bookmarkStart w:id="1707" w:name="_Toc510967825"/>
        <w:bookmarkEnd w:id="1703"/>
        <w:bookmarkEnd w:id="1704"/>
        <w:bookmarkEnd w:id="1705"/>
        <w:bookmarkEnd w:id="1706"/>
        <w:bookmarkEnd w:id="1707"/>
      </w:tr>
      <w:tr w:rsidR="008554FF" w:rsidDel="00423E34" w14:paraId="6FFEBFC6" w14:textId="2E9B5546" w:rsidTr="008E37D2">
        <w:trPr>
          <w:del w:id="1708" w:author="Tim" w:date="2018-04-08T13:18:00Z"/>
        </w:trPr>
        <w:tc>
          <w:tcPr>
            <w:tcW w:w="2194" w:type="pct"/>
            <w:vAlign w:val="center"/>
          </w:tcPr>
          <w:p w14:paraId="14F3B0A4" w14:textId="1DFD9945" w:rsidR="00F35BFF" w:rsidRPr="001C0968" w:rsidDel="00423E34" w:rsidRDefault="008554FF" w:rsidP="00B22D6E">
            <w:pPr>
              <w:spacing w:before="0" w:after="0"/>
              <w:jc w:val="center"/>
              <w:rPr>
                <w:del w:id="1709" w:author="Tim" w:date="2018-04-08T13:18:00Z"/>
                <w:lang w:val="en-GB"/>
                <w:rPrChange w:id="1710" w:author="Jens Höcker" w:date="2018-04-08T12:28:00Z">
                  <w:rPr>
                    <w:del w:id="1711" w:author="Tim" w:date="2018-04-08T13:18:00Z"/>
                  </w:rPr>
                </w:rPrChange>
              </w:rPr>
            </w:pPr>
            <w:del w:id="1712" w:author="Tim" w:date="2018-04-08T13:18:00Z">
              <w:r w:rsidRPr="001C0968" w:rsidDel="00423E34">
                <w:rPr>
                  <w:lang w:val="en-GB"/>
                  <w:rPrChange w:id="1713" w:author="Jens Höcker" w:date="2018-04-08T12:28:00Z">
                    <w:rPr/>
                  </w:rPrChange>
                </w:rPr>
                <w:delText>weiss, ws, white, wh, weis</w:delText>
              </w:r>
              <w:bookmarkStart w:id="1714" w:name="_Toc510956971"/>
              <w:bookmarkStart w:id="1715" w:name="_Toc510966059"/>
              <w:bookmarkStart w:id="1716" w:name="_Toc510967139"/>
              <w:bookmarkStart w:id="1717" w:name="_Toc510967509"/>
              <w:bookmarkStart w:id="1718" w:name="_Toc510967826"/>
              <w:bookmarkEnd w:id="1714"/>
              <w:bookmarkEnd w:id="1715"/>
              <w:bookmarkEnd w:id="1716"/>
              <w:bookmarkEnd w:id="1717"/>
              <w:bookmarkEnd w:id="1718"/>
            </w:del>
          </w:p>
        </w:tc>
        <w:tc>
          <w:tcPr>
            <w:tcW w:w="482" w:type="pct"/>
            <w:vAlign w:val="center"/>
          </w:tcPr>
          <w:p w14:paraId="63CC4E6E" w14:textId="4DA94B2A" w:rsidR="00F35BFF" w:rsidDel="00423E34" w:rsidRDefault="00F35BFF" w:rsidP="00B22D6E">
            <w:pPr>
              <w:spacing w:before="0" w:after="0"/>
              <w:jc w:val="center"/>
              <w:rPr>
                <w:del w:id="1719" w:author="Tim" w:date="2018-04-08T13:18:00Z"/>
              </w:rPr>
            </w:pPr>
            <w:del w:id="1720" w:author="Tim" w:date="2018-04-08T13:18:00Z">
              <w:r w:rsidDel="00423E34">
                <w:delText>9</w:delText>
              </w:r>
              <w:bookmarkStart w:id="1721" w:name="_Toc510956972"/>
              <w:bookmarkStart w:id="1722" w:name="_Toc510966060"/>
              <w:bookmarkStart w:id="1723" w:name="_Toc510967140"/>
              <w:bookmarkStart w:id="1724" w:name="_Toc510967510"/>
              <w:bookmarkStart w:id="1725" w:name="_Toc510967827"/>
              <w:bookmarkEnd w:id="1721"/>
              <w:bookmarkEnd w:id="1722"/>
              <w:bookmarkEnd w:id="1723"/>
              <w:bookmarkEnd w:id="1724"/>
              <w:bookmarkEnd w:id="1725"/>
            </w:del>
          </w:p>
        </w:tc>
        <w:tc>
          <w:tcPr>
            <w:tcW w:w="482" w:type="pct"/>
            <w:vAlign w:val="center"/>
          </w:tcPr>
          <w:p w14:paraId="2FE9BD69" w14:textId="342FA05C" w:rsidR="00F35BFF" w:rsidDel="00423E34" w:rsidRDefault="00F35BFF" w:rsidP="00B22D6E">
            <w:pPr>
              <w:spacing w:before="0" w:after="0"/>
              <w:jc w:val="center"/>
              <w:rPr>
                <w:del w:id="1726" w:author="Tim" w:date="2018-04-08T13:18:00Z"/>
              </w:rPr>
            </w:pPr>
            <w:del w:id="1727" w:author="Tim" w:date="2018-04-08T13:18:00Z">
              <w:r w:rsidDel="00423E34">
                <w:delText>9</w:delText>
              </w:r>
              <w:bookmarkStart w:id="1728" w:name="_Toc510956973"/>
              <w:bookmarkStart w:id="1729" w:name="_Toc510966061"/>
              <w:bookmarkStart w:id="1730" w:name="_Toc510967141"/>
              <w:bookmarkStart w:id="1731" w:name="_Toc510967511"/>
              <w:bookmarkStart w:id="1732" w:name="_Toc510967828"/>
              <w:bookmarkEnd w:id="1728"/>
              <w:bookmarkEnd w:id="1729"/>
              <w:bookmarkEnd w:id="1730"/>
              <w:bookmarkEnd w:id="1731"/>
              <w:bookmarkEnd w:id="1732"/>
            </w:del>
          </w:p>
        </w:tc>
        <w:tc>
          <w:tcPr>
            <w:tcW w:w="482" w:type="pct"/>
            <w:vAlign w:val="center"/>
          </w:tcPr>
          <w:p w14:paraId="35142AC1" w14:textId="66A95EFB" w:rsidR="00F35BFF" w:rsidDel="00423E34" w:rsidRDefault="00F35BFF" w:rsidP="00B22D6E">
            <w:pPr>
              <w:spacing w:before="0" w:after="0"/>
              <w:jc w:val="center"/>
              <w:rPr>
                <w:del w:id="1733" w:author="Tim" w:date="2018-04-08T13:18:00Z"/>
              </w:rPr>
            </w:pPr>
            <w:del w:id="1734" w:author="Tim" w:date="2018-04-08T13:18:00Z">
              <w:r w:rsidDel="00423E34">
                <w:delText>9</w:delText>
              </w:r>
              <w:bookmarkStart w:id="1735" w:name="_Toc510956974"/>
              <w:bookmarkStart w:id="1736" w:name="_Toc510966062"/>
              <w:bookmarkStart w:id="1737" w:name="_Toc510967142"/>
              <w:bookmarkStart w:id="1738" w:name="_Toc510967512"/>
              <w:bookmarkStart w:id="1739" w:name="_Toc510967829"/>
              <w:bookmarkEnd w:id="1735"/>
              <w:bookmarkEnd w:id="1736"/>
              <w:bookmarkEnd w:id="1737"/>
              <w:bookmarkEnd w:id="1738"/>
              <w:bookmarkEnd w:id="1739"/>
            </w:del>
          </w:p>
        </w:tc>
        <w:tc>
          <w:tcPr>
            <w:tcW w:w="794" w:type="pct"/>
            <w:vAlign w:val="center"/>
          </w:tcPr>
          <w:p w14:paraId="61B8FE23" w14:textId="069CA3F1" w:rsidR="00F35BFF" w:rsidDel="00423E34" w:rsidRDefault="00B22D6E" w:rsidP="00B22D6E">
            <w:pPr>
              <w:spacing w:before="0" w:after="0"/>
              <w:jc w:val="center"/>
              <w:rPr>
                <w:del w:id="1740" w:author="Tim" w:date="2018-04-08T13:18:00Z"/>
              </w:rPr>
            </w:pPr>
            <w:del w:id="1741" w:author="Tim" w:date="2018-04-08T13:18:00Z">
              <w:r w:rsidDel="00423E34">
                <w:delText>x1</w:delText>
              </w:r>
              <w:r w:rsidR="004C241F" w:rsidDel="00423E34">
                <w:delText>G</w:delText>
              </w:r>
              <w:bookmarkStart w:id="1742" w:name="_Toc510956975"/>
              <w:bookmarkStart w:id="1743" w:name="_Toc510966063"/>
              <w:bookmarkStart w:id="1744" w:name="_Toc510967143"/>
              <w:bookmarkStart w:id="1745" w:name="_Toc510967513"/>
              <w:bookmarkStart w:id="1746" w:name="_Toc510967830"/>
              <w:bookmarkEnd w:id="1742"/>
              <w:bookmarkEnd w:id="1743"/>
              <w:bookmarkEnd w:id="1744"/>
              <w:bookmarkEnd w:id="1745"/>
              <w:bookmarkEnd w:id="1746"/>
            </w:del>
          </w:p>
        </w:tc>
        <w:tc>
          <w:tcPr>
            <w:tcW w:w="565" w:type="pct"/>
            <w:vAlign w:val="center"/>
          </w:tcPr>
          <w:p w14:paraId="10FA5E42" w14:textId="424A11D8" w:rsidR="00F35BFF" w:rsidDel="00423E34" w:rsidRDefault="00F35BFF" w:rsidP="00B22D6E">
            <w:pPr>
              <w:spacing w:before="0" w:after="0"/>
              <w:jc w:val="center"/>
              <w:rPr>
                <w:del w:id="1747" w:author="Tim" w:date="2018-04-08T13:18:00Z"/>
              </w:rPr>
            </w:pPr>
            <w:bookmarkStart w:id="1748" w:name="_Toc510956976"/>
            <w:bookmarkStart w:id="1749" w:name="_Toc510966064"/>
            <w:bookmarkStart w:id="1750" w:name="_Toc510967144"/>
            <w:bookmarkStart w:id="1751" w:name="_Toc510967514"/>
            <w:bookmarkStart w:id="1752" w:name="_Toc510967831"/>
            <w:bookmarkEnd w:id="1748"/>
            <w:bookmarkEnd w:id="1749"/>
            <w:bookmarkEnd w:id="1750"/>
            <w:bookmarkEnd w:id="1751"/>
            <w:bookmarkEnd w:id="1752"/>
          </w:p>
        </w:tc>
        <w:bookmarkStart w:id="1753" w:name="_Toc510956977"/>
        <w:bookmarkStart w:id="1754" w:name="_Toc510966065"/>
        <w:bookmarkStart w:id="1755" w:name="_Toc510967145"/>
        <w:bookmarkStart w:id="1756" w:name="_Toc510967515"/>
        <w:bookmarkStart w:id="1757" w:name="_Toc510967832"/>
        <w:bookmarkEnd w:id="1753"/>
        <w:bookmarkEnd w:id="1754"/>
        <w:bookmarkEnd w:id="1755"/>
        <w:bookmarkEnd w:id="1756"/>
        <w:bookmarkEnd w:id="1757"/>
      </w:tr>
      <w:tr w:rsidR="008554FF" w:rsidDel="00423E34" w14:paraId="5398B771" w14:textId="56856DEC" w:rsidTr="008E37D2">
        <w:trPr>
          <w:del w:id="1758" w:author="Tim" w:date="2018-04-08T13:18:00Z"/>
        </w:trPr>
        <w:tc>
          <w:tcPr>
            <w:tcW w:w="2194" w:type="pct"/>
            <w:vAlign w:val="center"/>
          </w:tcPr>
          <w:p w14:paraId="1B0FF8CE" w14:textId="19B6E64D" w:rsidR="00F35BFF" w:rsidDel="00423E34" w:rsidRDefault="008554FF" w:rsidP="00B22D6E">
            <w:pPr>
              <w:spacing w:before="0" w:after="0"/>
              <w:jc w:val="center"/>
              <w:rPr>
                <w:del w:id="1759" w:author="Tim" w:date="2018-04-08T13:18:00Z"/>
              </w:rPr>
            </w:pPr>
            <w:del w:id="1760" w:author="Tim" w:date="2018-04-08T13:18:00Z">
              <w:r w:rsidRPr="008554FF" w:rsidDel="00423E34">
                <w:delText>gold, au, go, gd</w:delText>
              </w:r>
              <w:bookmarkStart w:id="1761" w:name="_Toc510956978"/>
              <w:bookmarkStart w:id="1762" w:name="_Toc510966066"/>
              <w:bookmarkStart w:id="1763" w:name="_Toc510967146"/>
              <w:bookmarkStart w:id="1764" w:name="_Toc510967516"/>
              <w:bookmarkStart w:id="1765" w:name="_Toc510967833"/>
              <w:bookmarkEnd w:id="1761"/>
              <w:bookmarkEnd w:id="1762"/>
              <w:bookmarkEnd w:id="1763"/>
              <w:bookmarkEnd w:id="1764"/>
              <w:bookmarkEnd w:id="1765"/>
            </w:del>
          </w:p>
        </w:tc>
        <w:tc>
          <w:tcPr>
            <w:tcW w:w="482" w:type="pct"/>
            <w:vAlign w:val="center"/>
          </w:tcPr>
          <w:p w14:paraId="4EC8C3A3" w14:textId="18ADE2C1" w:rsidR="00F35BFF" w:rsidDel="00423E34" w:rsidRDefault="00F35BFF" w:rsidP="00B22D6E">
            <w:pPr>
              <w:spacing w:before="0" w:after="0"/>
              <w:jc w:val="center"/>
              <w:rPr>
                <w:del w:id="1766" w:author="Tim" w:date="2018-04-08T13:18:00Z"/>
              </w:rPr>
            </w:pPr>
            <w:bookmarkStart w:id="1767" w:name="_Toc510956979"/>
            <w:bookmarkStart w:id="1768" w:name="_Toc510966067"/>
            <w:bookmarkStart w:id="1769" w:name="_Toc510967147"/>
            <w:bookmarkStart w:id="1770" w:name="_Toc510967517"/>
            <w:bookmarkStart w:id="1771" w:name="_Toc510967834"/>
            <w:bookmarkEnd w:id="1767"/>
            <w:bookmarkEnd w:id="1768"/>
            <w:bookmarkEnd w:id="1769"/>
            <w:bookmarkEnd w:id="1770"/>
            <w:bookmarkEnd w:id="1771"/>
          </w:p>
        </w:tc>
        <w:tc>
          <w:tcPr>
            <w:tcW w:w="482" w:type="pct"/>
            <w:vAlign w:val="center"/>
          </w:tcPr>
          <w:p w14:paraId="07062507" w14:textId="61E0C43A" w:rsidR="00F35BFF" w:rsidDel="00423E34" w:rsidRDefault="00F35BFF" w:rsidP="00B22D6E">
            <w:pPr>
              <w:spacing w:before="0" w:after="0"/>
              <w:jc w:val="center"/>
              <w:rPr>
                <w:del w:id="1772" w:author="Tim" w:date="2018-04-08T13:18:00Z"/>
              </w:rPr>
            </w:pPr>
            <w:bookmarkStart w:id="1773" w:name="_Toc510956980"/>
            <w:bookmarkStart w:id="1774" w:name="_Toc510966068"/>
            <w:bookmarkStart w:id="1775" w:name="_Toc510967148"/>
            <w:bookmarkStart w:id="1776" w:name="_Toc510967518"/>
            <w:bookmarkStart w:id="1777" w:name="_Toc510967835"/>
            <w:bookmarkEnd w:id="1773"/>
            <w:bookmarkEnd w:id="1774"/>
            <w:bookmarkEnd w:id="1775"/>
            <w:bookmarkEnd w:id="1776"/>
            <w:bookmarkEnd w:id="1777"/>
          </w:p>
        </w:tc>
        <w:tc>
          <w:tcPr>
            <w:tcW w:w="482" w:type="pct"/>
            <w:vAlign w:val="center"/>
          </w:tcPr>
          <w:p w14:paraId="11C724BC" w14:textId="06D4D52B" w:rsidR="00F35BFF" w:rsidDel="00423E34" w:rsidRDefault="00F35BFF" w:rsidP="00B22D6E">
            <w:pPr>
              <w:spacing w:before="0" w:after="0"/>
              <w:jc w:val="center"/>
              <w:rPr>
                <w:del w:id="1778" w:author="Tim" w:date="2018-04-08T13:18:00Z"/>
              </w:rPr>
            </w:pPr>
            <w:bookmarkStart w:id="1779" w:name="_Toc510956981"/>
            <w:bookmarkStart w:id="1780" w:name="_Toc510966069"/>
            <w:bookmarkStart w:id="1781" w:name="_Toc510967149"/>
            <w:bookmarkStart w:id="1782" w:name="_Toc510967519"/>
            <w:bookmarkStart w:id="1783" w:name="_Toc510967836"/>
            <w:bookmarkEnd w:id="1779"/>
            <w:bookmarkEnd w:id="1780"/>
            <w:bookmarkEnd w:id="1781"/>
            <w:bookmarkEnd w:id="1782"/>
            <w:bookmarkEnd w:id="1783"/>
          </w:p>
        </w:tc>
        <w:tc>
          <w:tcPr>
            <w:tcW w:w="794" w:type="pct"/>
            <w:vAlign w:val="center"/>
          </w:tcPr>
          <w:p w14:paraId="1FD8F3B3" w14:textId="30585058" w:rsidR="00F35BFF" w:rsidDel="00423E34" w:rsidRDefault="008554FF" w:rsidP="00B22D6E">
            <w:pPr>
              <w:spacing w:before="0" w:after="0"/>
              <w:jc w:val="center"/>
              <w:rPr>
                <w:del w:id="1784" w:author="Tim" w:date="2018-04-08T13:18:00Z"/>
              </w:rPr>
            </w:pPr>
            <w:del w:id="1785" w:author="Tim" w:date="2018-04-08T13:18:00Z">
              <w:r w:rsidDel="00423E34">
                <w:delText>x0.1</w:delText>
              </w:r>
              <w:bookmarkStart w:id="1786" w:name="_Toc510956982"/>
              <w:bookmarkStart w:id="1787" w:name="_Toc510966070"/>
              <w:bookmarkStart w:id="1788" w:name="_Toc510967150"/>
              <w:bookmarkStart w:id="1789" w:name="_Toc510967520"/>
              <w:bookmarkStart w:id="1790" w:name="_Toc510967837"/>
              <w:bookmarkEnd w:id="1786"/>
              <w:bookmarkEnd w:id="1787"/>
              <w:bookmarkEnd w:id="1788"/>
              <w:bookmarkEnd w:id="1789"/>
              <w:bookmarkEnd w:id="1790"/>
            </w:del>
          </w:p>
        </w:tc>
        <w:tc>
          <w:tcPr>
            <w:tcW w:w="565" w:type="pct"/>
            <w:vAlign w:val="center"/>
          </w:tcPr>
          <w:p w14:paraId="6109E4BB" w14:textId="270DC684" w:rsidR="00F35BFF" w:rsidDel="00423E34" w:rsidRDefault="00B22D6E" w:rsidP="00B22D6E">
            <w:pPr>
              <w:spacing w:before="0" w:after="0"/>
              <w:jc w:val="center"/>
              <w:rPr>
                <w:del w:id="1791" w:author="Tim" w:date="2018-04-08T13:18:00Z"/>
              </w:rPr>
            </w:pPr>
            <w:del w:id="1792" w:author="Tim" w:date="2018-04-08T13:18:00Z">
              <w:r w:rsidDel="00423E34">
                <w:delText>± 5%</w:delText>
              </w:r>
              <w:bookmarkStart w:id="1793" w:name="_Toc510956983"/>
              <w:bookmarkStart w:id="1794" w:name="_Toc510966071"/>
              <w:bookmarkStart w:id="1795" w:name="_Toc510967151"/>
              <w:bookmarkStart w:id="1796" w:name="_Toc510967521"/>
              <w:bookmarkStart w:id="1797" w:name="_Toc510967838"/>
              <w:bookmarkEnd w:id="1793"/>
              <w:bookmarkEnd w:id="1794"/>
              <w:bookmarkEnd w:id="1795"/>
              <w:bookmarkEnd w:id="1796"/>
              <w:bookmarkEnd w:id="1797"/>
            </w:del>
          </w:p>
        </w:tc>
        <w:bookmarkStart w:id="1798" w:name="_Toc510956984"/>
        <w:bookmarkStart w:id="1799" w:name="_Toc510966072"/>
        <w:bookmarkStart w:id="1800" w:name="_Toc510967152"/>
        <w:bookmarkStart w:id="1801" w:name="_Toc510967522"/>
        <w:bookmarkStart w:id="1802" w:name="_Toc510967839"/>
        <w:bookmarkEnd w:id="1798"/>
        <w:bookmarkEnd w:id="1799"/>
        <w:bookmarkEnd w:id="1800"/>
        <w:bookmarkEnd w:id="1801"/>
        <w:bookmarkEnd w:id="1802"/>
      </w:tr>
      <w:tr w:rsidR="008554FF" w:rsidDel="00423E34" w14:paraId="4BF12B58" w14:textId="6B141F86" w:rsidTr="008E37D2">
        <w:trPr>
          <w:del w:id="1803" w:author="Tim" w:date="2018-04-08T13:18:00Z"/>
        </w:trPr>
        <w:tc>
          <w:tcPr>
            <w:tcW w:w="2194" w:type="pct"/>
            <w:vAlign w:val="center"/>
          </w:tcPr>
          <w:p w14:paraId="24C25E44" w14:textId="6AFD5BAE" w:rsidR="00F35BFF" w:rsidDel="00423E34" w:rsidRDefault="008554FF" w:rsidP="00B22D6E">
            <w:pPr>
              <w:spacing w:before="0" w:after="0"/>
              <w:jc w:val="center"/>
              <w:rPr>
                <w:del w:id="1804" w:author="Tim" w:date="2018-04-08T13:18:00Z"/>
              </w:rPr>
            </w:pPr>
            <w:del w:id="1805" w:author="Tim" w:date="2018-04-08T13:18:00Z">
              <w:r w:rsidRPr="008554FF" w:rsidDel="00423E34">
                <w:delText>silber, si, silver, sr, ag</w:delText>
              </w:r>
              <w:bookmarkStart w:id="1806" w:name="_Toc510956985"/>
              <w:bookmarkStart w:id="1807" w:name="_Toc510966073"/>
              <w:bookmarkStart w:id="1808" w:name="_Toc510967153"/>
              <w:bookmarkStart w:id="1809" w:name="_Toc510967523"/>
              <w:bookmarkStart w:id="1810" w:name="_Toc510967840"/>
              <w:bookmarkEnd w:id="1806"/>
              <w:bookmarkEnd w:id="1807"/>
              <w:bookmarkEnd w:id="1808"/>
              <w:bookmarkEnd w:id="1809"/>
              <w:bookmarkEnd w:id="1810"/>
            </w:del>
          </w:p>
        </w:tc>
        <w:tc>
          <w:tcPr>
            <w:tcW w:w="482" w:type="pct"/>
            <w:vAlign w:val="center"/>
          </w:tcPr>
          <w:p w14:paraId="4FA725FA" w14:textId="14B306EB" w:rsidR="00F35BFF" w:rsidDel="00423E34" w:rsidRDefault="00F35BFF" w:rsidP="00B22D6E">
            <w:pPr>
              <w:spacing w:before="0" w:after="0"/>
              <w:jc w:val="center"/>
              <w:rPr>
                <w:del w:id="1811" w:author="Tim" w:date="2018-04-08T13:18:00Z"/>
              </w:rPr>
            </w:pPr>
            <w:bookmarkStart w:id="1812" w:name="_Toc510956986"/>
            <w:bookmarkStart w:id="1813" w:name="_Toc510966074"/>
            <w:bookmarkStart w:id="1814" w:name="_Toc510967154"/>
            <w:bookmarkStart w:id="1815" w:name="_Toc510967524"/>
            <w:bookmarkStart w:id="1816" w:name="_Toc510967841"/>
            <w:bookmarkEnd w:id="1812"/>
            <w:bookmarkEnd w:id="1813"/>
            <w:bookmarkEnd w:id="1814"/>
            <w:bookmarkEnd w:id="1815"/>
            <w:bookmarkEnd w:id="1816"/>
          </w:p>
        </w:tc>
        <w:tc>
          <w:tcPr>
            <w:tcW w:w="482" w:type="pct"/>
            <w:vAlign w:val="center"/>
          </w:tcPr>
          <w:p w14:paraId="5A68C867" w14:textId="331D1DA5" w:rsidR="00F35BFF" w:rsidDel="00423E34" w:rsidRDefault="00F35BFF" w:rsidP="00B22D6E">
            <w:pPr>
              <w:spacing w:before="0" w:after="0"/>
              <w:jc w:val="center"/>
              <w:rPr>
                <w:del w:id="1817" w:author="Tim" w:date="2018-04-08T13:18:00Z"/>
              </w:rPr>
            </w:pPr>
            <w:bookmarkStart w:id="1818" w:name="_Toc510956987"/>
            <w:bookmarkStart w:id="1819" w:name="_Toc510966075"/>
            <w:bookmarkStart w:id="1820" w:name="_Toc510967155"/>
            <w:bookmarkStart w:id="1821" w:name="_Toc510967525"/>
            <w:bookmarkStart w:id="1822" w:name="_Toc510967842"/>
            <w:bookmarkEnd w:id="1818"/>
            <w:bookmarkEnd w:id="1819"/>
            <w:bookmarkEnd w:id="1820"/>
            <w:bookmarkEnd w:id="1821"/>
            <w:bookmarkEnd w:id="1822"/>
          </w:p>
        </w:tc>
        <w:tc>
          <w:tcPr>
            <w:tcW w:w="482" w:type="pct"/>
            <w:vAlign w:val="center"/>
          </w:tcPr>
          <w:p w14:paraId="00DCF66E" w14:textId="7F070639" w:rsidR="00F35BFF" w:rsidDel="00423E34" w:rsidRDefault="00F35BFF" w:rsidP="00B22D6E">
            <w:pPr>
              <w:spacing w:before="0" w:after="0"/>
              <w:jc w:val="center"/>
              <w:rPr>
                <w:del w:id="1823" w:author="Tim" w:date="2018-04-08T13:18:00Z"/>
              </w:rPr>
            </w:pPr>
            <w:bookmarkStart w:id="1824" w:name="_Toc510956988"/>
            <w:bookmarkStart w:id="1825" w:name="_Toc510966076"/>
            <w:bookmarkStart w:id="1826" w:name="_Toc510967156"/>
            <w:bookmarkStart w:id="1827" w:name="_Toc510967526"/>
            <w:bookmarkStart w:id="1828" w:name="_Toc510967843"/>
            <w:bookmarkEnd w:id="1824"/>
            <w:bookmarkEnd w:id="1825"/>
            <w:bookmarkEnd w:id="1826"/>
            <w:bookmarkEnd w:id="1827"/>
            <w:bookmarkEnd w:id="1828"/>
          </w:p>
        </w:tc>
        <w:tc>
          <w:tcPr>
            <w:tcW w:w="794" w:type="pct"/>
            <w:vAlign w:val="center"/>
          </w:tcPr>
          <w:p w14:paraId="37E699BA" w14:textId="0B174CE5" w:rsidR="00F35BFF" w:rsidDel="00423E34" w:rsidRDefault="008554FF" w:rsidP="00B22D6E">
            <w:pPr>
              <w:spacing w:before="0" w:after="0"/>
              <w:jc w:val="center"/>
              <w:rPr>
                <w:del w:id="1829" w:author="Tim" w:date="2018-04-08T13:18:00Z"/>
              </w:rPr>
            </w:pPr>
            <w:del w:id="1830" w:author="Tim" w:date="2018-04-08T13:18:00Z">
              <w:r w:rsidDel="00423E34">
                <w:delText>x0.01</w:delText>
              </w:r>
              <w:bookmarkStart w:id="1831" w:name="_Toc510956989"/>
              <w:bookmarkStart w:id="1832" w:name="_Toc510966077"/>
              <w:bookmarkStart w:id="1833" w:name="_Toc510967157"/>
              <w:bookmarkStart w:id="1834" w:name="_Toc510967527"/>
              <w:bookmarkStart w:id="1835" w:name="_Toc510967844"/>
              <w:bookmarkEnd w:id="1831"/>
              <w:bookmarkEnd w:id="1832"/>
              <w:bookmarkEnd w:id="1833"/>
              <w:bookmarkEnd w:id="1834"/>
              <w:bookmarkEnd w:id="1835"/>
            </w:del>
          </w:p>
        </w:tc>
        <w:tc>
          <w:tcPr>
            <w:tcW w:w="565" w:type="pct"/>
            <w:vAlign w:val="center"/>
          </w:tcPr>
          <w:p w14:paraId="24A43E27" w14:textId="11E075CE" w:rsidR="00F35BFF" w:rsidDel="00423E34" w:rsidRDefault="00B22D6E" w:rsidP="00B22D6E">
            <w:pPr>
              <w:spacing w:before="0" w:after="0"/>
              <w:jc w:val="center"/>
              <w:rPr>
                <w:del w:id="1836" w:author="Tim" w:date="2018-04-08T13:18:00Z"/>
              </w:rPr>
            </w:pPr>
            <w:del w:id="1837" w:author="Tim" w:date="2018-04-08T13:18:00Z">
              <w:r w:rsidDel="00423E34">
                <w:delText>± 10%</w:delText>
              </w:r>
              <w:bookmarkStart w:id="1838" w:name="_Toc510956990"/>
              <w:bookmarkStart w:id="1839" w:name="_Toc510966078"/>
              <w:bookmarkStart w:id="1840" w:name="_Toc510967158"/>
              <w:bookmarkStart w:id="1841" w:name="_Toc510967528"/>
              <w:bookmarkStart w:id="1842" w:name="_Toc510967845"/>
              <w:bookmarkEnd w:id="1838"/>
              <w:bookmarkEnd w:id="1839"/>
              <w:bookmarkEnd w:id="1840"/>
              <w:bookmarkEnd w:id="1841"/>
              <w:bookmarkEnd w:id="1842"/>
            </w:del>
          </w:p>
        </w:tc>
        <w:bookmarkStart w:id="1843" w:name="_Toc510956991"/>
        <w:bookmarkStart w:id="1844" w:name="_Toc510966079"/>
        <w:bookmarkStart w:id="1845" w:name="_Toc510967159"/>
        <w:bookmarkStart w:id="1846" w:name="_Toc510967529"/>
        <w:bookmarkStart w:id="1847" w:name="_Toc510967846"/>
        <w:bookmarkEnd w:id="1843"/>
        <w:bookmarkEnd w:id="1844"/>
        <w:bookmarkEnd w:id="1845"/>
        <w:bookmarkEnd w:id="1846"/>
        <w:bookmarkEnd w:id="1847"/>
      </w:tr>
    </w:tbl>
    <w:p w14:paraId="178D8D46" w14:textId="582FADEB" w:rsidR="00F35BFF" w:rsidRPr="00E66A37" w:rsidDel="00423E34" w:rsidRDefault="007F30F0" w:rsidP="00E66A37">
      <w:pPr>
        <w:rPr>
          <w:del w:id="1848" w:author="Tim" w:date="2018-04-08T13:18:00Z"/>
        </w:rPr>
      </w:pPr>
      <w:ins w:id="1849" w:author="Jens Höcker" w:date="2018-04-08T12:56:00Z">
        <w:del w:id="1850" w:author="Tim" w:date="2018-04-08T13:18:00Z">
          <w:r w:rsidDel="00423E34">
            <w:delText xml:space="preserve">Das einlesen der Eingabe beinhaltet die Wandlung nach </w:delText>
          </w:r>
        </w:del>
      </w:ins>
      <w:ins w:id="1851" w:author="Jens Höcker" w:date="2018-04-08T12:57:00Z">
        <w:del w:id="1852" w:author="Tim" w:date="2018-04-08T13:18:00Z">
          <w:r w:rsidDel="00423E34">
            <w:delText>Kleinbuchstaben. Damit ist Groß-und Kleinschreibung egal. Die Ausnahme bildet das ‚Ü‘. Zur Wandlung nach Kleinbuchstaben</w:delText>
          </w:r>
        </w:del>
      </w:ins>
      <w:ins w:id="1853" w:author="Jens Höcker" w:date="2018-04-08T12:58:00Z">
        <w:del w:id="1854" w:author="Tim" w:date="2018-04-08T13:18:00Z">
          <w:r w:rsidDel="00423E34">
            <w:delText xml:space="preserve"> wird eine Funktion verwendet die keine Umlaute unterstützt.</w:delText>
          </w:r>
        </w:del>
      </w:ins>
      <w:bookmarkStart w:id="1855" w:name="_Toc510956992"/>
      <w:bookmarkStart w:id="1856" w:name="_Toc510966080"/>
      <w:bookmarkStart w:id="1857" w:name="_Toc510967160"/>
      <w:bookmarkStart w:id="1858" w:name="_Toc510967530"/>
      <w:bookmarkStart w:id="1859" w:name="_Toc510967847"/>
      <w:bookmarkEnd w:id="1855"/>
      <w:bookmarkEnd w:id="1856"/>
      <w:bookmarkEnd w:id="1857"/>
      <w:bookmarkEnd w:id="1858"/>
      <w:bookmarkEnd w:id="1859"/>
    </w:p>
    <w:p w14:paraId="61662CF9" w14:textId="6087C6E6" w:rsidR="00BE334A" w:rsidDel="00423E34" w:rsidRDefault="00D8763F" w:rsidP="00D8763F">
      <w:pPr>
        <w:pStyle w:val="berschrift3"/>
        <w:rPr>
          <w:del w:id="1860" w:author="Tim" w:date="2018-04-08T13:18:00Z"/>
        </w:rPr>
      </w:pPr>
      <w:del w:id="1861" w:author="Tim" w:date="2018-04-08T13:18:00Z">
        <w:r w:rsidDel="00423E34">
          <w:delText>Verarbeitung der Eingabe</w:delText>
        </w:r>
      </w:del>
      <w:ins w:id="1862" w:author="Jens Höcker" w:date="2018-04-08T12:58:00Z">
        <w:del w:id="1863" w:author="Tim" w:date="2018-04-08T13:18:00Z">
          <w:r w:rsidR="007F30F0" w:rsidDel="00423E34">
            <w:delText xml:space="preserve"> </w:delText>
          </w:r>
        </w:del>
      </w:ins>
      <w:bookmarkStart w:id="1864" w:name="_Toc510956993"/>
      <w:bookmarkStart w:id="1865" w:name="_Toc510966081"/>
      <w:bookmarkStart w:id="1866" w:name="_Toc510967161"/>
      <w:bookmarkStart w:id="1867" w:name="_Toc510967531"/>
      <w:bookmarkStart w:id="1868" w:name="_Toc510967848"/>
      <w:bookmarkEnd w:id="1864"/>
      <w:bookmarkEnd w:id="1865"/>
      <w:bookmarkEnd w:id="1866"/>
      <w:bookmarkEnd w:id="1867"/>
      <w:bookmarkEnd w:id="1868"/>
    </w:p>
    <w:p w14:paraId="1DAF3734" w14:textId="734D7523" w:rsidR="00933A80" w:rsidDel="00423E34" w:rsidRDefault="00933A80" w:rsidP="00933A80">
      <w:pPr>
        <w:rPr>
          <w:del w:id="1869" w:author="Tim" w:date="2018-04-08T13:18:00Z"/>
        </w:rPr>
      </w:pPr>
      <w:del w:id="1870" w:author="Tim" w:date="2018-04-08T13:18:00Z">
        <w:r w:rsidDel="00423E34">
          <w:delText>Zuerst wird die Eingabe in ihre vier Farbringe</w:delText>
        </w:r>
      </w:del>
      <w:ins w:id="1871" w:author="Jens Höcker" w:date="2018-04-08T12:58:00Z">
        <w:del w:id="1872" w:author="Tim" w:date="2018-04-08T13:18:00Z">
          <w:r w:rsidR="007F30F0" w:rsidDel="00423E34">
            <w:delText xml:space="preserve"> (Programm-Grundversion)</w:delText>
          </w:r>
        </w:del>
      </w:ins>
      <w:del w:id="1873" w:author="Tim" w:date="2018-04-08T13:18:00Z">
        <w:r w:rsidDel="00423E34">
          <w:delText xml:space="preserve"> aufgeteilt. Danach werden die </w:delText>
        </w:r>
        <w:r w:rsidR="00234535" w:rsidDel="00423E34">
          <w:delText xml:space="preserve">einzelnen </w:delText>
        </w:r>
        <w:r w:rsidDel="00423E34">
          <w:delText>Farb</w:delText>
        </w:r>
        <w:r w:rsidR="00234535" w:rsidDel="00423E34">
          <w:delText>ringe</w:delText>
        </w:r>
        <w:r w:rsidDel="00423E34">
          <w:delText xml:space="preserve"> in ihre korrespondierenden </w:delText>
        </w:r>
        <w:r w:rsidR="00234535" w:rsidDel="00423E34">
          <w:delText xml:space="preserve">Zahlen mit Hilfe eines 2-dimensionalen Arrays </w:delText>
        </w:r>
      </w:del>
      <w:ins w:id="1874" w:author="Jens Höcker" w:date="2018-04-08T13:00:00Z">
        <w:del w:id="1875" w:author="Tim" w:date="2018-04-08T13:18:00Z">
          <w:r w:rsidR="00EE0EC6" w:rsidDel="00423E34">
            <w:delText>-</w:delText>
          </w:r>
        </w:del>
      </w:ins>
      <w:ins w:id="1876" w:author="Jens Höcker" w:date="2018-04-08T12:59:00Z">
        <w:del w:id="1877" w:author="Tim" w:date="2018-04-08T13:18:00Z">
          <w:r w:rsidR="00EE0EC6" w:rsidDel="00423E34">
            <w:delText>of</w:delText>
          </w:r>
        </w:del>
      </w:ins>
      <w:ins w:id="1878" w:author="Jens Höcker" w:date="2018-04-08T13:00:00Z">
        <w:del w:id="1879" w:author="Tim" w:date="2018-04-08T13:18:00Z">
          <w:r w:rsidR="00EE0EC6" w:rsidDel="00423E34">
            <w:delText>-</w:delText>
          </w:r>
        </w:del>
      </w:ins>
      <w:ins w:id="1880" w:author="Jens Höcker" w:date="2018-04-08T12:59:00Z">
        <w:del w:id="1881" w:author="Tim" w:date="2018-04-08T13:18:00Z">
          <w:r w:rsidR="00EE0EC6" w:rsidDel="00423E34">
            <w:delText xml:space="preserve">String </w:delText>
          </w:r>
        </w:del>
      </w:ins>
      <w:del w:id="1882" w:author="Tim" w:date="2018-04-08T13:18:00Z">
        <w:r w:rsidR="00234535" w:rsidDel="00423E34">
          <w:delText>umgewandelt.</w:delText>
        </w:r>
        <w:bookmarkStart w:id="1883" w:name="_Toc510956994"/>
        <w:bookmarkStart w:id="1884" w:name="_Toc510966082"/>
        <w:bookmarkStart w:id="1885" w:name="_Toc510967162"/>
        <w:bookmarkStart w:id="1886" w:name="_Toc510967532"/>
        <w:bookmarkStart w:id="1887" w:name="_Toc510967849"/>
        <w:bookmarkEnd w:id="1883"/>
        <w:bookmarkEnd w:id="1884"/>
        <w:bookmarkEnd w:id="1885"/>
        <w:bookmarkEnd w:id="1886"/>
        <w:bookmarkEnd w:id="1887"/>
      </w:del>
    </w:p>
    <w:p w14:paraId="6ABF18C1" w14:textId="13787D99" w:rsidR="00D8763F" w:rsidDel="00423E34" w:rsidRDefault="009957BF" w:rsidP="00D8763F">
      <w:pPr>
        <w:rPr>
          <w:del w:id="1888" w:author="Tim" w:date="2018-04-08T13:18:00Z"/>
        </w:rPr>
      </w:pPr>
      <w:del w:id="1889" w:author="Tim" w:date="2018-04-08T13:18:00Z">
        <w:r w:rsidDel="00423E34">
          <w:delText>Die Form sieht Entwurfsweise folgendermaßen aus:</w:delText>
        </w:r>
        <w:bookmarkStart w:id="1890" w:name="_Toc510956995"/>
        <w:bookmarkStart w:id="1891" w:name="_Toc510966083"/>
        <w:bookmarkStart w:id="1892" w:name="_Toc510967163"/>
        <w:bookmarkStart w:id="1893" w:name="_Toc510967533"/>
        <w:bookmarkStart w:id="1894" w:name="_Toc510967850"/>
        <w:bookmarkEnd w:id="1890"/>
        <w:bookmarkEnd w:id="1891"/>
        <w:bookmarkEnd w:id="1892"/>
        <w:bookmarkEnd w:id="1893"/>
        <w:bookmarkEnd w:id="1894"/>
      </w:del>
    </w:p>
    <w:tbl>
      <w:tblPr>
        <w:tblStyle w:val="Tabellenraster"/>
        <w:tblW w:w="0" w:type="auto"/>
        <w:tblLook w:val="04A0" w:firstRow="1" w:lastRow="0" w:firstColumn="1" w:lastColumn="0" w:noHBand="0" w:noVBand="1"/>
      </w:tblPr>
      <w:tblGrid>
        <w:gridCol w:w="1812"/>
        <w:gridCol w:w="1812"/>
        <w:gridCol w:w="1812"/>
        <w:gridCol w:w="1813"/>
        <w:gridCol w:w="1813"/>
      </w:tblGrid>
      <w:tr w:rsidR="008D3D49" w:rsidDel="00423E34" w14:paraId="6B650641" w14:textId="51FB02FB" w:rsidTr="008D3D49">
        <w:trPr>
          <w:del w:id="1895" w:author="Tim" w:date="2018-04-08T13:18:00Z"/>
        </w:trPr>
        <w:tc>
          <w:tcPr>
            <w:tcW w:w="1812" w:type="dxa"/>
          </w:tcPr>
          <w:p w14:paraId="18A5E6D5" w14:textId="44A0F267" w:rsidR="008D3D49" w:rsidDel="00423E34" w:rsidRDefault="008D3D49" w:rsidP="004C241F">
            <w:pPr>
              <w:spacing w:before="0" w:after="0"/>
              <w:jc w:val="center"/>
              <w:rPr>
                <w:del w:id="1896" w:author="Tim" w:date="2018-04-08T13:18:00Z"/>
              </w:rPr>
            </w:pPr>
            <w:del w:id="1897" w:author="Tim" w:date="2018-04-08T13:18:00Z">
              <w:r w:rsidDel="00423E34">
                <w:delText>0</w:delText>
              </w:r>
              <w:bookmarkStart w:id="1898" w:name="_Toc510956996"/>
              <w:bookmarkStart w:id="1899" w:name="_Toc510966084"/>
              <w:bookmarkStart w:id="1900" w:name="_Toc510967164"/>
              <w:bookmarkStart w:id="1901" w:name="_Toc510967534"/>
              <w:bookmarkStart w:id="1902" w:name="_Toc510967851"/>
              <w:bookmarkEnd w:id="1898"/>
              <w:bookmarkEnd w:id="1899"/>
              <w:bookmarkEnd w:id="1900"/>
              <w:bookmarkEnd w:id="1901"/>
              <w:bookmarkEnd w:id="1902"/>
            </w:del>
          </w:p>
        </w:tc>
        <w:tc>
          <w:tcPr>
            <w:tcW w:w="1812" w:type="dxa"/>
          </w:tcPr>
          <w:p w14:paraId="2F95298F" w14:textId="34E46660" w:rsidR="008D3D49" w:rsidDel="00423E34" w:rsidRDefault="009F7865" w:rsidP="004C241F">
            <w:pPr>
              <w:spacing w:before="0" w:after="0"/>
              <w:jc w:val="center"/>
              <w:rPr>
                <w:del w:id="1903" w:author="Tim" w:date="2018-04-08T13:18:00Z"/>
              </w:rPr>
            </w:pPr>
            <w:del w:id="1904" w:author="Tim" w:date="2018-04-08T13:18:00Z">
              <w:r w:rsidDel="00423E34">
                <w:delText>s</w:delText>
              </w:r>
              <w:r w:rsidR="008D3D49" w:rsidDel="00423E34">
                <w:delText>chwarz</w:delText>
              </w:r>
              <w:bookmarkStart w:id="1905" w:name="_Toc510956997"/>
              <w:bookmarkStart w:id="1906" w:name="_Toc510966085"/>
              <w:bookmarkStart w:id="1907" w:name="_Toc510967165"/>
              <w:bookmarkStart w:id="1908" w:name="_Toc510967535"/>
              <w:bookmarkStart w:id="1909" w:name="_Toc510967852"/>
              <w:bookmarkEnd w:id="1905"/>
              <w:bookmarkEnd w:id="1906"/>
              <w:bookmarkEnd w:id="1907"/>
              <w:bookmarkEnd w:id="1908"/>
              <w:bookmarkEnd w:id="1909"/>
            </w:del>
          </w:p>
        </w:tc>
        <w:tc>
          <w:tcPr>
            <w:tcW w:w="1812" w:type="dxa"/>
          </w:tcPr>
          <w:p w14:paraId="086824ED" w14:textId="3F3284AE" w:rsidR="008D3D49" w:rsidDel="00423E34" w:rsidRDefault="009F7865" w:rsidP="004C241F">
            <w:pPr>
              <w:spacing w:before="0" w:after="0"/>
              <w:jc w:val="center"/>
              <w:rPr>
                <w:del w:id="1910" w:author="Tim" w:date="2018-04-08T13:18:00Z"/>
              </w:rPr>
            </w:pPr>
            <w:del w:id="1911" w:author="Tim" w:date="2018-04-08T13:18:00Z">
              <w:r w:rsidDel="00423E34">
                <w:delText>sw</w:delText>
              </w:r>
              <w:bookmarkStart w:id="1912" w:name="_Toc510956998"/>
              <w:bookmarkStart w:id="1913" w:name="_Toc510966086"/>
              <w:bookmarkStart w:id="1914" w:name="_Toc510967166"/>
              <w:bookmarkStart w:id="1915" w:name="_Toc510967536"/>
              <w:bookmarkStart w:id="1916" w:name="_Toc510967853"/>
              <w:bookmarkEnd w:id="1912"/>
              <w:bookmarkEnd w:id="1913"/>
              <w:bookmarkEnd w:id="1914"/>
              <w:bookmarkEnd w:id="1915"/>
              <w:bookmarkEnd w:id="1916"/>
            </w:del>
          </w:p>
        </w:tc>
        <w:tc>
          <w:tcPr>
            <w:tcW w:w="1813" w:type="dxa"/>
          </w:tcPr>
          <w:p w14:paraId="1E5D40A3" w14:textId="6FBB7D2F" w:rsidR="008D3D49" w:rsidDel="00423E34" w:rsidRDefault="004B5814" w:rsidP="004C241F">
            <w:pPr>
              <w:spacing w:before="0" w:after="0"/>
              <w:jc w:val="center"/>
              <w:rPr>
                <w:del w:id="1917" w:author="Tim" w:date="2018-04-08T13:18:00Z"/>
              </w:rPr>
            </w:pPr>
            <w:del w:id="1918" w:author="Tim" w:date="2018-04-08T13:18:00Z">
              <w:r w:rsidDel="00423E34">
                <w:delText>bl</w:delText>
              </w:r>
              <w:r w:rsidR="009F7865" w:rsidDel="00423E34">
                <w:delText>ack</w:delText>
              </w:r>
              <w:bookmarkStart w:id="1919" w:name="_Toc510956999"/>
              <w:bookmarkStart w:id="1920" w:name="_Toc510966087"/>
              <w:bookmarkStart w:id="1921" w:name="_Toc510967167"/>
              <w:bookmarkStart w:id="1922" w:name="_Toc510967537"/>
              <w:bookmarkStart w:id="1923" w:name="_Toc510967854"/>
              <w:bookmarkEnd w:id="1919"/>
              <w:bookmarkEnd w:id="1920"/>
              <w:bookmarkEnd w:id="1921"/>
              <w:bookmarkEnd w:id="1922"/>
              <w:bookmarkEnd w:id="1923"/>
            </w:del>
          </w:p>
        </w:tc>
        <w:tc>
          <w:tcPr>
            <w:tcW w:w="1813" w:type="dxa"/>
          </w:tcPr>
          <w:p w14:paraId="7A856AF4" w14:textId="5043BEC9" w:rsidR="008D3D49" w:rsidDel="00423E34" w:rsidRDefault="009F7865" w:rsidP="004C241F">
            <w:pPr>
              <w:spacing w:before="0" w:after="0"/>
              <w:jc w:val="center"/>
              <w:rPr>
                <w:del w:id="1924" w:author="Tim" w:date="2018-04-08T13:18:00Z"/>
              </w:rPr>
            </w:pPr>
            <w:del w:id="1925" w:author="Tim" w:date="2018-04-08T13:18:00Z">
              <w:r w:rsidDel="00423E34">
                <w:delText>bk</w:delText>
              </w:r>
              <w:bookmarkStart w:id="1926" w:name="_Toc510957000"/>
              <w:bookmarkStart w:id="1927" w:name="_Toc510966088"/>
              <w:bookmarkStart w:id="1928" w:name="_Toc510967168"/>
              <w:bookmarkStart w:id="1929" w:name="_Toc510967538"/>
              <w:bookmarkStart w:id="1930" w:name="_Toc510967855"/>
              <w:bookmarkEnd w:id="1926"/>
              <w:bookmarkEnd w:id="1927"/>
              <w:bookmarkEnd w:id="1928"/>
              <w:bookmarkEnd w:id="1929"/>
              <w:bookmarkEnd w:id="1930"/>
            </w:del>
          </w:p>
        </w:tc>
        <w:bookmarkStart w:id="1931" w:name="_Toc510957001"/>
        <w:bookmarkStart w:id="1932" w:name="_Toc510966089"/>
        <w:bookmarkStart w:id="1933" w:name="_Toc510967169"/>
        <w:bookmarkStart w:id="1934" w:name="_Toc510967539"/>
        <w:bookmarkStart w:id="1935" w:name="_Toc510967856"/>
        <w:bookmarkEnd w:id="1931"/>
        <w:bookmarkEnd w:id="1932"/>
        <w:bookmarkEnd w:id="1933"/>
        <w:bookmarkEnd w:id="1934"/>
        <w:bookmarkEnd w:id="1935"/>
      </w:tr>
      <w:tr w:rsidR="008D3D49" w:rsidDel="00423E34" w14:paraId="3BA25FAB" w14:textId="20B1CEBA" w:rsidTr="008D3D49">
        <w:trPr>
          <w:del w:id="1936" w:author="Tim" w:date="2018-04-08T13:18:00Z"/>
        </w:trPr>
        <w:tc>
          <w:tcPr>
            <w:tcW w:w="1812" w:type="dxa"/>
          </w:tcPr>
          <w:p w14:paraId="1DADCFF2" w14:textId="2553D399" w:rsidR="008D3D49" w:rsidDel="00423E34" w:rsidRDefault="008D3D49" w:rsidP="004C241F">
            <w:pPr>
              <w:spacing w:before="0" w:after="0"/>
              <w:jc w:val="center"/>
              <w:rPr>
                <w:del w:id="1937" w:author="Tim" w:date="2018-04-08T13:18:00Z"/>
              </w:rPr>
            </w:pPr>
            <w:del w:id="1938" w:author="Tim" w:date="2018-04-08T13:18:00Z">
              <w:r w:rsidDel="00423E34">
                <w:delText>1</w:delText>
              </w:r>
              <w:bookmarkStart w:id="1939" w:name="_Toc510957002"/>
              <w:bookmarkStart w:id="1940" w:name="_Toc510966090"/>
              <w:bookmarkStart w:id="1941" w:name="_Toc510967170"/>
              <w:bookmarkStart w:id="1942" w:name="_Toc510967540"/>
              <w:bookmarkStart w:id="1943" w:name="_Toc510967857"/>
              <w:bookmarkEnd w:id="1939"/>
              <w:bookmarkEnd w:id="1940"/>
              <w:bookmarkEnd w:id="1941"/>
              <w:bookmarkEnd w:id="1942"/>
              <w:bookmarkEnd w:id="1943"/>
            </w:del>
          </w:p>
        </w:tc>
        <w:tc>
          <w:tcPr>
            <w:tcW w:w="1812" w:type="dxa"/>
          </w:tcPr>
          <w:p w14:paraId="300F32C8" w14:textId="3963D688" w:rsidR="008D3D49" w:rsidDel="00423E34" w:rsidRDefault="009F7865" w:rsidP="004C241F">
            <w:pPr>
              <w:spacing w:before="0" w:after="0"/>
              <w:jc w:val="center"/>
              <w:rPr>
                <w:del w:id="1944" w:author="Tim" w:date="2018-04-08T13:18:00Z"/>
              </w:rPr>
            </w:pPr>
            <w:del w:id="1945" w:author="Tim" w:date="2018-04-08T13:18:00Z">
              <w:r w:rsidDel="00423E34">
                <w:delText>b</w:delText>
              </w:r>
              <w:r w:rsidR="00D42C3C" w:rsidDel="00423E34">
                <w:delText>raun</w:delText>
              </w:r>
              <w:bookmarkStart w:id="1946" w:name="_Toc510957003"/>
              <w:bookmarkStart w:id="1947" w:name="_Toc510966091"/>
              <w:bookmarkStart w:id="1948" w:name="_Toc510967171"/>
              <w:bookmarkStart w:id="1949" w:name="_Toc510967541"/>
              <w:bookmarkStart w:id="1950" w:name="_Toc510967858"/>
              <w:bookmarkEnd w:id="1946"/>
              <w:bookmarkEnd w:id="1947"/>
              <w:bookmarkEnd w:id="1948"/>
              <w:bookmarkEnd w:id="1949"/>
              <w:bookmarkEnd w:id="1950"/>
            </w:del>
          </w:p>
        </w:tc>
        <w:tc>
          <w:tcPr>
            <w:tcW w:w="1812" w:type="dxa"/>
          </w:tcPr>
          <w:p w14:paraId="521C0184" w14:textId="528B2039" w:rsidR="008D3D49" w:rsidDel="00423E34" w:rsidRDefault="009F7865" w:rsidP="004C241F">
            <w:pPr>
              <w:spacing w:before="0" w:after="0"/>
              <w:jc w:val="center"/>
              <w:rPr>
                <w:del w:id="1951" w:author="Tim" w:date="2018-04-08T13:18:00Z"/>
              </w:rPr>
            </w:pPr>
            <w:del w:id="1952" w:author="Tim" w:date="2018-04-08T13:18:00Z">
              <w:r w:rsidDel="00423E34">
                <w:delText>br</w:delText>
              </w:r>
              <w:bookmarkStart w:id="1953" w:name="_Toc510957004"/>
              <w:bookmarkStart w:id="1954" w:name="_Toc510966092"/>
              <w:bookmarkStart w:id="1955" w:name="_Toc510967172"/>
              <w:bookmarkStart w:id="1956" w:name="_Toc510967542"/>
              <w:bookmarkStart w:id="1957" w:name="_Toc510967859"/>
              <w:bookmarkEnd w:id="1953"/>
              <w:bookmarkEnd w:id="1954"/>
              <w:bookmarkEnd w:id="1955"/>
              <w:bookmarkEnd w:id="1956"/>
              <w:bookmarkEnd w:id="1957"/>
            </w:del>
          </w:p>
        </w:tc>
        <w:tc>
          <w:tcPr>
            <w:tcW w:w="1813" w:type="dxa"/>
          </w:tcPr>
          <w:p w14:paraId="1772FD26" w14:textId="3F28C669" w:rsidR="008D3D49" w:rsidDel="00423E34" w:rsidRDefault="00D42C3C" w:rsidP="004C241F">
            <w:pPr>
              <w:spacing w:before="0" w:after="0"/>
              <w:jc w:val="center"/>
              <w:rPr>
                <w:del w:id="1958" w:author="Tim" w:date="2018-04-08T13:18:00Z"/>
              </w:rPr>
            </w:pPr>
            <w:del w:id="1959" w:author="Tim" w:date="2018-04-08T13:18:00Z">
              <w:r w:rsidDel="00423E34">
                <w:delText>br</w:delText>
              </w:r>
              <w:r w:rsidR="009F7865" w:rsidDel="00423E34">
                <w:delText>own</w:delText>
              </w:r>
              <w:bookmarkStart w:id="1960" w:name="_Toc510957005"/>
              <w:bookmarkStart w:id="1961" w:name="_Toc510966093"/>
              <w:bookmarkStart w:id="1962" w:name="_Toc510967173"/>
              <w:bookmarkStart w:id="1963" w:name="_Toc510967543"/>
              <w:bookmarkStart w:id="1964" w:name="_Toc510967860"/>
              <w:bookmarkEnd w:id="1960"/>
              <w:bookmarkEnd w:id="1961"/>
              <w:bookmarkEnd w:id="1962"/>
              <w:bookmarkEnd w:id="1963"/>
              <w:bookmarkEnd w:id="1964"/>
            </w:del>
          </w:p>
        </w:tc>
        <w:tc>
          <w:tcPr>
            <w:tcW w:w="1813" w:type="dxa"/>
          </w:tcPr>
          <w:p w14:paraId="31664644" w14:textId="1BBC450D" w:rsidR="008D3D49" w:rsidDel="00423E34" w:rsidRDefault="009F7865" w:rsidP="004C241F">
            <w:pPr>
              <w:spacing w:before="0" w:after="0"/>
              <w:jc w:val="center"/>
              <w:rPr>
                <w:del w:id="1965" w:author="Tim" w:date="2018-04-08T13:18:00Z"/>
              </w:rPr>
            </w:pPr>
            <w:del w:id="1966" w:author="Tim" w:date="2018-04-08T13:18:00Z">
              <w:r w:rsidDel="00423E34">
                <w:delText>bn</w:delText>
              </w:r>
              <w:bookmarkStart w:id="1967" w:name="_Toc510957006"/>
              <w:bookmarkStart w:id="1968" w:name="_Toc510966094"/>
              <w:bookmarkStart w:id="1969" w:name="_Toc510967174"/>
              <w:bookmarkStart w:id="1970" w:name="_Toc510967544"/>
              <w:bookmarkStart w:id="1971" w:name="_Toc510967861"/>
              <w:bookmarkEnd w:id="1967"/>
              <w:bookmarkEnd w:id="1968"/>
              <w:bookmarkEnd w:id="1969"/>
              <w:bookmarkEnd w:id="1970"/>
              <w:bookmarkEnd w:id="1971"/>
            </w:del>
          </w:p>
        </w:tc>
        <w:bookmarkStart w:id="1972" w:name="_Toc510957007"/>
        <w:bookmarkStart w:id="1973" w:name="_Toc510966095"/>
        <w:bookmarkStart w:id="1974" w:name="_Toc510967175"/>
        <w:bookmarkStart w:id="1975" w:name="_Toc510967545"/>
        <w:bookmarkStart w:id="1976" w:name="_Toc510967862"/>
        <w:bookmarkEnd w:id="1972"/>
        <w:bookmarkEnd w:id="1973"/>
        <w:bookmarkEnd w:id="1974"/>
        <w:bookmarkEnd w:id="1975"/>
        <w:bookmarkEnd w:id="1976"/>
      </w:tr>
      <w:tr w:rsidR="00D42C3C" w:rsidDel="00423E34" w14:paraId="45EF8AB1" w14:textId="3A8D7059" w:rsidTr="008D3D49">
        <w:trPr>
          <w:del w:id="1977" w:author="Tim" w:date="2018-04-08T13:18:00Z"/>
        </w:trPr>
        <w:tc>
          <w:tcPr>
            <w:tcW w:w="1812" w:type="dxa"/>
          </w:tcPr>
          <w:p w14:paraId="5F3CE91A" w14:textId="2608EC96" w:rsidR="00D42C3C" w:rsidDel="00423E34" w:rsidRDefault="00D42C3C" w:rsidP="004C241F">
            <w:pPr>
              <w:spacing w:before="0" w:after="0"/>
              <w:jc w:val="center"/>
              <w:rPr>
                <w:del w:id="1978" w:author="Tim" w:date="2018-04-08T13:18:00Z"/>
              </w:rPr>
            </w:pPr>
            <w:del w:id="1979" w:author="Tim" w:date="2018-04-08T13:18:00Z">
              <w:r w:rsidDel="00423E34">
                <w:delText>2</w:delText>
              </w:r>
              <w:bookmarkStart w:id="1980" w:name="_Toc510957008"/>
              <w:bookmarkStart w:id="1981" w:name="_Toc510966096"/>
              <w:bookmarkStart w:id="1982" w:name="_Toc510967176"/>
              <w:bookmarkStart w:id="1983" w:name="_Toc510967546"/>
              <w:bookmarkStart w:id="1984" w:name="_Toc510967863"/>
              <w:bookmarkEnd w:id="1980"/>
              <w:bookmarkEnd w:id="1981"/>
              <w:bookmarkEnd w:id="1982"/>
              <w:bookmarkEnd w:id="1983"/>
              <w:bookmarkEnd w:id="1984"/>
            </w:del>
          </w:p>
        </w:tc>
        <w:tc>
          <w:tcPr>
            <w:tcW w:w="1812" w:type="dxa"/>
          </w:tcPr>
          <w:p w14:paraId="3EC77D50" w14:textId="698413D7" w:rsidR="00D42C3C" w:rsidDel="00423E34" w:rsidRDefault="009F7865" w:rsidP="004C241F">
            <w:pPr>
              <w:spacing w:before="0" w:after="0"/>
              <w:jc w:val="center"/>
              <w:rPr>
                <w:del w:id="1985" w:author="Tim" w:date="2018-04-08T13:18:00Z"/>
              </w:rPr>
            </w:pPr>
            <w:del w:id="1986" w:author="Tim" w:date="2018-04-08T13:18:00Z">
              <w:r w:rsidDel="00423E34">
                <w:delText>r</w:delText>
              </w:r>
              <w:r w:rsidR="00D42C3C" w:rsidDel="00423E34">
                <w:delText>ot</w:delText>
              </w:r>
              <w:bookmarkStart w:id="1987" w:name="_Toc510957009"/>
              <w:bookmarkStart w:id="1988" w:name="_Toc510966097"/>
              <w:bookmarkStart w:id="1989" w:name="_Toc510967177"/>
              <w:bookmarkStart w:id="1990" w:name="_Toc510967547"/>
              <w:bookmarkStart w:id="1991" w:name="_Toc510967864"/>
              <w:bookmarkEnd w:id="1987"/>
              <w:bookmarkEnd w:id="1988"/>
              <w:bookmarkEnd w:id="1989"/>
              <w:bookmarkEnd w:id="1990"/>
              <w:bookmarkEnd w:id="1991"/>
            </w:del>
          </w:p>
        </w:tc>
        <w:tc>
          <w:tcPr>
            <w:tcW w:w="1812" w:type="dxa"/>
          </w:tcPr>
          <w:p w14:paraId="061F2B00" w14:textId="35C70B72" w:rsidR="00D42C3C" w:rsidDel="00423E34" w:rsidRDefault="009F7865" w:rsidP="004C241F">
            <w:pPr>
              <w:spacing w:before="0" w:after="0"/>
              <w:jc w:val="center"/>
              <w:rPr>
                <w:del w:id="1992" w:author="Tim" w:date="2018-04-08T13:18:00Z"/>
              </w:rPr>
            </w:pPr>
            <w:del w:id="1993" w:author="Tim" w:date="2018-04-08T13:18:00Z">
              <w:r w:rsidDel="00423E34">
                <w:delText>rt</w:delText>
              </w:r>
              <w:bookmarkStart w:id="1994" w:name="_Toc510957010"/>
              <w:bookmarkStart w:id="1995" w:name="_Toc510966098"/>
              <w:bookmarkStart w:id="1996" w:name="_Toc510967178"/>
              <w:bookmarkStart w:id="1997" w:name="_Toc510967548"/>
              <w:bookmarkStart w:id="1998" w:name="_Toc510967865"/>
              <w:bookmarkEnd w:id="1994"/>
              <w:bookmarkEnd w:id="1995"/>
              <w:bookmarkEnd w:id="1996"/>
              <w:bookmarkEnd w:id="1997"/>
              <w:bookmarkEnd w:id="1998"/>
            </w:del>
          </w:p>
        </w:tc>
        <w:tc>
          <w:tcPr>
            <w:tcW w:w="1813" w:type="dxa"/>
          </w:tcPr>
          <w:p w14:paraId="74C156AB" w14:textId="698A2458" w:rsidR="00D42C3C" w:rsidDel="00423E34" w:rsidRDefault="00D42C3C" w:rsidP="004C241F">
            <w:pPr>
              <w:spacing w:before="0" w:after="0"/>
              <w:jc w:val="center"/>
              <w:rPr>
                <w:del w:id="1999" w:author="Tim" w:date="2018-04-08T13:18:00Z"/>
              </w:rPr>
            </w:pPr>
            <w:del w:id="2000" w:author="Tim" w:date="2018-04-08T13:18:00Z">
              <w:r w:rsidDel="00423E34">
                <w:delText>r</w:delText>
              </w:r>
              <w:r w:rsidR="009F7865" w:rsidDel="00423E34">
                <w:delText>e</w:delText>
              </w:r>
              <w:r w:rsidDel="00423E34">
                <w:delText>d</w:delText>
              </w:r>
              <w:bookmarkStart w:id="2001" w:name="_Toc510957011"/>
              <w:bookmarkStart w:id="2002" w:name="_Toc510966099"/>
              <w:bookmarkStart w:id="2003" w:name="_Toc510967179"/>
              <w:bookmarkStart w:id="2004" w:name="_Toc510967549"/>
              <w:bookmarkStart w:id="2005" w:name="_Toc510967866"/>
              <w:bookmarkEnd w:id="2001"/>
              <w:bookmarkEnd w:id="2002"/>
              <w:bookmarkEnd w:id="2003"/>
              <w:bookmarkEnd w:id="2004"/>
              <w:bookmarkEnd w:id="2005"/>
            </w:del>
          </w:p>
        </w:tc>
        <w:tc>
          <w:tcPr>
            <w:tcW w:w="1813" w:type="dxa"/>
          </w:tcPr>
          <w:p w14:paraId="3826DCC0" w14:textId="393B7F3F" w:rsidR="00D42C3C" w:rsidDel="00423E34" w:rsidRDefault="00C81CB5" w:rsidP="004C241F">
            <w:pPr>
              <w:spacing w:before="0" w:after="0"/>
              <w:jc w:val="center"/>
              <w:rPr>
                <w:del w:id="2006" w:author="Tim" w:date="2018-04-08T13:18:00Z"/>
              </w:rPr>
            </w:pPr>
            <w:del w:id="2007" w:author="Tim" w:date="2018-04-08T13:18:00Z">
              <w:r w:rsidDel="00423E34">
                <w:delText>r</w:delText>
              </w:r>
              <w:r w:rsidR="00D42C3C" w:rsidDel="00423E34">
                <w:delText>d</w:delText>
              </w:r>
              <w:bookmarkStart w:id="2008" w:name="_Toc510957012"/>
              <w:bookmarkStart w:id="2009" w:name="_Toc510966100"/>
              <w:bookmarkStart w:id="2010" w:name="_Toc510967180"/>
              <w:bookmarkStart w:id="2011" w:name="_Toc510967550"/>
              <w:bookmarkStart w:id="2012" w:name="_Toc510967867"/>
              <w:bookmarkEnd w:id="2008"/>
              <w:bookmarkEnd w:id="2009"/>
              <w:bookmarkEnd w:id="2010"/>
              <w:bookmarkEnd w:id="2011"/>
              <w:bookmarkEnd w:id="2012"/>
            </w:del>
          </w:p>
        </w:tc>
        <w:bookmarkStart w:id="2013" w:name="_Toc510957013"/>
        <w:bookmarkStart w:id="2014" w:name="_Toc510966101"/>
        <w:bookmarkStart w:id="2015" w:name="_Toc510967181"/>
        <w:bookmarkStart w:id="2016" w:name="_Toc510967551"/>
        <w:bookmarkStart w:id="2017" w:name="_Toc510967868"/>
        <w:bookmarkEnd w:id="2013"/>
        <w:bookmarkEnd w:id="2014"/>
        <w:bookmarkEnd w:id="2015"/>
        <w:bookmarkEnd w:id="2016"/>
        <w:bookmarkEnd w:id="2017"/>
      </w:tr>
    </w:tbl>
    <w:p w14:paraId="6BABB201" w14:textId="23080D79" w:rsidR="00FF4E0E" w:rsidRDefault="00FF4E0E" w:rsidP="00FF4E0E">
      <w:pPr>
        <w:pStyle w:val="Beschriftung"/>
        <w:rPr>
          <w:ins w:id="2018" w:author="Tim" w:date="2018-04-09T16:01:00Z"/>
        </w:rPr>
        <w:pPrChange w:id="2019" w:author="Tim" w:date="2018-04-09T16:03:00Z">
          <w:pPr>
            <w:pStyle w:val="berschrift1"/>
          </w:pPr>
        </w:pPrChange>
      </w:pPr>
      <w:bookmarkStart w:id="2020" w:name="_Toc511054190"/>
      <w:ins w:id="2021" w:author="Tim" w:date="2018-04-09T16:03:00Z">
        <w:r>
          <w:t xml:space="preserve">Tabelle </w:t>
        </w:r>
        <w:r>
          <w:fldChar w:fldCharType="begin"/>
        </w:r>
        <w:r>
          <w:instrText xml:space="preserve"> SEQ Tabelle \* ARABIC </w:instrText>
        </w:r>
      </w:ins>
      <w:r>
        <w:fldChar w:fldCharType="separate"/>
      </w:r>
      <w:ins w:id="2022" w:author="Tim" w:date="2018-04-09T16:16:00Z">
        <w:r w:rsidR="001827FC">
          <w:rPr>
            <w:noProof/>
          </w:rPr>
          <w:t>2</w:t>
        </w:r>
      </w:ins>
      <w:ins w:id="2023" w:author="Tim" w:date="2018-04-09T16:03:00Z">
        <w:r>
          <w:fldChar w:fldCharType="end"/>
        </w:r>
        <w:r>
          <w:t>: Ausgabebeispiele der Grundversion</w:t>
        </w:r>
      </w:ins>
      <w:bookmarkEnd w:id="2020"/>
    </w:p>
    <w:p w14:paraId="227A2C69" w14:textId="08CDC743" w:rsidR="004E2650" w:rsidRDefault="004E2650" w:rsidP="004E2650">
      <w:pPr>
        <w:pStyle w:val="berschrift2"/>
        <w:rPr>
          <w:ins w:id="2024" w:author="Tim" w:date="2018-04-09T16:04:00Z"/>
        </w:rPr>
        <w:pPrChange w:id="2025" w:author="Tim" w:date="2018-04-09T15:54:00Z">
          <w:pPr>
            <w:pStyle w:val="berschrift1"/>
          </w:pPr>
        </w:pPrChange>
      </w:pPr>
      <w:bookmarkStart w:id="2026" w:name="_Toc511054092"/>
      <w:ins w:id="2027" w:author="Tim" w:date="2018-04-09T15:54:00Z">
        <w:r>
          <w:t>Vollversion</w:t>
        </w:r>
      </w:ins>
      <w:bookmarkEnd w:id="2026"/>
    </w:p>
    <w:tbl>
      <w:tblPr>
        <w:tblStyle w:val="Tabellenraster"/>
        <w:tblW w:w="0" w:type="auto"/>
        <w:tblLook w:val="04A0" w:firstRow="1" w:lastRow="0" w:firstColumn="1" w:lastColumn="0" w:noHBand="0" w:noVBand="1"/>
      </w:tblPr>
      <w:tblGrid>
        <w:gridCol w:w="4531"/>
        <w:gridCol w:w="4531"/>
      </w:tblGrid>
      <w:tr w:rsidR="00FF4E0E" w14:paraId="3D53706B" w14:textId="77777777" w:rsidTr="00FF4E0E">
        <w:trPr>
          <w:ins w:id="2028" w:author="Tim" w:date="2018-04-09T16:04:00Z"/>
        </w:trPr>
        <w:tc>
          <w:tcPr>
            <w:tcW w:w="4531" w:type="dxa"/>
          </w:tcPr>
          <w:p w14:paraId="3266DB78" w14:textId="77777777" w:rsidR="00FF4E0E" w:rsidRDefault="00FF4E0E" w:rsidP="001827FC">
            <w:pPr>
              <w:spacing w:before="0" w:after="0"/>
              <w:rPr>
                <w:ins w:id="2029" w:author="Tim" w:date="2018-04-09T16:04:00Z"/>
              </w:rPr>
              <w:pPrChange w:id="2030" w:author="Tim" w:date="2018-04-09T16:15:00Z">
                <w:pPr/>
              </w:pPrChange>
            </w:pPr>
            <w:ins w:id="2031" w:author="Tim" w:date="2018-04-09T16:04:00Z">
              <w:r>
                <w:t>---|  rot   red   og     go   |---</w:t>
              </w:r>
            </w:ins>
          </w:p>
          <w:p w14:paraId="7113F189" w14:textId="2EFE69AE" w:rsidR="00FF4E0E" w:rsidRDefault="00FF4E0E" w:rsidP="001827FC">
            <w:pPr>
              <w:spacing w:before="0" w:after="0"/>
              <w:rPr>
                <w:ins w:id="2032" w:author="Tim" w:date="2018-04-09T16:04:00Z"/>
              </w:rPr>
              <w:pPrChange w:id="2033" w:author="Tim" w:date="2018-04-09T16:15:00Z">
                <w:pPr/>
              </w:pPrChange>
            </w:pPr>
            <w:ins w:id="2034" w:author="Tim" w:date="2018-04-09T16:04:00Z">
              <w:r>
                <w:t>Ein Kohlewiderstand mit 22 kOhm ± 5%</w:t>
              </w:r>
            </w:ins>
          </w:p>
        </w:tc>
        <w:tc>
          <w:tcPr>
            <w:tcW w:w="4531" w:type="dxa"/>
          </w:tcPr>
          <w:p w14:paraId="1EEBF71E" w14:textId="77777777" w:rsidR="001827FC" w:rsidRDefault="001827FC" w:rsidP="001827FC">
            <w:pPr>
              <w:spacing w:before="0" w:after="0"/>
              <w:rPr>
                <w:ins w:id="2035" w:author="Tim" w:date="2018-04-09T16:11:00Z"/>
              </w:rPr>
              <w:pPrChange w:id="2036" w:author="Tim" w:date="2018-04-09T16:15:00Z">
                <w:pPr/>
              </w:pPrChange>
            </w:pPr>
            <w:ins w:id="2037" w:author="Tim" w:date="2018-04-09T16:11:00Z">
              <w:r>
                <w:t>---|  vi   bu   ge   gr     go   |---</w:t>
              </w:r>
            </w:ins>
          </w:p>
          <w:p w14:paraId="2525FC79" w14:textId="5D73EFC5" w:rsidR="00FF4E0E" w:rsidRDefault="001827FC" w:rsidP="001827FC">
            <w:pPr>
              <w:spacing w:before="0" w:after="0"/>
              <w:rPr>
                <w:ins w:id="2038" w:author="Tim" w:date="2018-04-09T16:04:00Z"/>
              </w:rPr>
              <w:pPrChange w:id="2039" w:author="Tim" w:date="2018-04-09T16:15:00Z">
                <w:pPr/>
              </w:pPrChange>
            </w:pPr>
            <w:ins w:id="2040" w:author="Tim" w:date="2018-04-09T16:11:00Z">
              <w:r>
                <w:t>Ein Metallschichtwiderstand mit 76,4 GOhm ± 5%</w:t>
              </w:r>
            </w:ins>
          </w:p>
        </w:tc>
      </w:tr>
      <w:tr w:rsidR="00FF4E0E" w14:paraId="43088352" w14:textId="77777777" w:rsidTr="00FF4E0E">
        <w:trPr>
          <w:ins w:id="2041" w:author="Tim" w:date="2018-04-09T16:04:00Z"/>
        </w:trPr>
        <w:tc>
          <w:tcPr>
            <w:tcW w:w="4531" w:type="dxa"/>
          </w:tcPr>
          <w:p w14:paraId="11F0E618" w14:textId="77777777" w:rsidR="001827FC" w:rsidRDefault="001827FC" w:rsidP="001827FC">
            <w:pPr>
              <w:spacing w:before="0" w:after="0"/>
              <w:rPr>
                <w:ins w:id="2042" w:author="Tim" w:date="2018-04-09T16:13:00Z"/>
              </w:rPr>
              <w:pPrChange w:id="2043" w:author="Tim" w:date="2018-04-09T16:15:00Z">
                <w:pPr/>
              </w:pPrChange>
            </w:pPr>
            <w:ins w:id="2044" w:author="Tim" w:date="2018-04-09T16:13:00Z">
              <w:r>
                <w:t>---|  vt   bl   gy   sr   si     ye   |---</w:t>
              </w:r>
            </w:ins>
          </w:p>
          <w:p w14:paraId="450C9722" w14:textId="61B7DF23" w:rsidR="00FF4E0E" w:rsidRDefault="001827FC" w:rsidP="001827FC">
            <w:pPr>
              <w:spacing w:before="0" w:after="0"/>
              <w:rPr>
                <w:ins w:id="2045" w:author="Tim" w:date="2018-04-09T16:04:00Z"/>
              </w:rPr>
              <w:pPrChange w:id="2046" w:author="Tim" w:date="2018-04-09T16:15:00Z">
                <w:pPr/>
              </w:pPrChange>
            </w:pPr>
            <w:ins w:id="2047" w:author="Tim" w:date="2018-04-09T16:13:00Z">
              <w:r>
                <w:t>Ein Metallschichtwiderstand mit 7,68  Ohm ± 10% TK ±25ppm /K</w:t>
              </w:r>
            </w:ins>
          </w:p>
        </w:tc>
        <w:tc>
          <w:tcPr>
            <w:tcW w:w="4531" w:type="dxa"/>
          </w:tcPr>
          <w:p w14:paraId="035474EA" w14:textId="77777777" w:rsidR="001827FC" w:rsidRDefault="001827FC" w:rsidP="001827FC">
            <w:pPr>
              <w:spacing w:before="0" w:after="0"/>
              <w:jc w:val="both"/>
              <w:rPr>
                <w:ins w:id="2048" w:author="Tim" w:date="2018-04-09T16:15:00Z"/>
              </w:rPr>
              <w:pPrChange w:id="2049" w:author="Tim" w:date="2018-04-09T16:15:00Z">
                <w:pPr>
                  <w:jc w:val="both"/>
                </w:pPr>
              </w:pPrChange>
            </w:pPr>
            <w:ins w:id="2050" w:author="Tim" w:date="2018-04-09T16:15:00Z">
              <w:r>
                <w:t>---|  wh   br   vi   ws   gn     rd   |---</w:t>
              </w:r>
            </w:ins>
          </w:p>
          <w:p w14:paraId="0F0EBA2A" w14:textId="5A15EBC7" w:rsidR="00FF4E0E" w:rsidRDefault="001827FC" w:rsidP="001827FC">
            <w:pPr>
              <w:spacing w:before="0" w:after="0"/>
              <w:jc w:val="both"/>
              <w:rPr>
                <w:ins w:id="2051" w:author="Tim" w:date="2018-04-09T16:04:00Z"/>
              </w:rPr>
              <w:pPrChange w:id="2052" w:author="Tim" w:date="2018-04-09T16:15:00Z">
                <w:pPr/>
              </w:pPrChange>
            </w:pPr>
            <w:ins w:id="2053" w:author="Tim" w:date="2018-04-09T16:15:00Z">
              <w:r>
                <w:t>Ein Metallschichtwiderstand mit 917 GOhm ± 1% TK ±50ppm /K</w:t>
              </w:r>
            </w:ins>
          </w:p>
        </w:tc>
      </w:tr>
    </w:tbl>
    <w:p w14:paraId="59621301" w14:textId="2688E45C" w:rsidR="00FF4E0E" w:rsidRPr="00FF4E0E" w:rsidRDefault="001827FC" w:rsidP="001827FC">
      <w:pPr>
        <w:pStyle w:val="Beschriftung"/>
        <w:rPr>
          <w:ins w:id="2054" w:author="Tim" w:date="2018-04-09T15:54:00Z"/>
          <w:rPrChange w:id="2055" w:author="Tim" w:date="2018-04-09T16:04:00Z">
            <w:rPr>
              <w:ins w:id="2056" w:author="Tim" w:date="2018-04-09T15:54:00Z"/>
            </w:rPr>
          </w:rPrChange>
        </w:rPr>
        <w:pPrChange w:id="2057" w:author="Tim" w:date="2018-04-09T16:16:00Z">
          <w:pPr>
            <w:pStyle w:val="berschrift1"/>
          </w:pPr>
        </w:pPrChange>
      </w:pPr>
      <w:bookmarkStart w:id="2058" w:name="_Toc511054191"/>
      <w:ins w:id="2059" w:author="Tim" w:date="2018-04-09T16:16:00Z">
        <w:r>
          <w:t xml:space="preserve">Tabelle </w:t>
        </w:r>
        <w:r>
          <w:fldChar w:fldCharType="begin"/>
        </w:r>
        <w:r>
          <w:instrText xml:space="preserve"> SEQ Tabelle \* ARABIC </w:instrText>
        </w:r>
      </w:ins>
      <w:r>
        <w:fldChar w:fldCharType="separate"/>
      </w:r>
      <w:ins w:id="2060" w:author="Tim" w:date="2018-04-09T16:16:00Z">
        <w:r>
          <w:rPr>
            <w:noProof/>
          </w:rPr>
          <w:t>3</w:t>
        </w:r>
        <w:r>
          <w:fldChar w:fldCharType="end"/>
        </w:r>
        <w:r>
          <w:t>: Ausgabebeispiel der Vollversion</w:t>
        </w:r>
      </w:ins>
      <w:bookmarkEnd w:id="2058"/>
    </w:p>
    <w:p w14:paraId="33C10201" w14:textId="62C7B511" w:rsidR="009957BF" w:rsidDel="00423E34" w:rsidRDefault="00851E4A" w:rsidP="00D8763F">
      <w:pPr>
        <w:rPr>
          <w:del w:id="2061" w:author="Tim" w:date="2018-04-08T13:18:00Z"/>
        </w:rPr>
      </w:pPr>
      <w:del w:id="2062" w:author="Tim" w:date="2018-04-08T13:18:00Z">
        <w:r w:rsidDel="00423E34">
          <w:delText xml:space="preserve">Dabei stellt eine Länge </w:delText>
        </w:r>
        <w:r w:rsidR="00083B76" w:rsidDel="00423E34">
          <w:delText>des Arrays</w:delText>
        </w:r>
        <w:r w:rsidDel="00423E34">
          <w:delText xml:space="preserve"> größer als die benötigte Zellenmenge eine einfache Erweiterbarkeit für weitere mögliche Farbbezeichnungen dar. </w:delText>
        </w:r>
        <w:bookmarkStart w:id="2063" w:name="_Toc510957014"/>
        <w:bookmarkStart w:id="2064" w:name="_Toc510966102"/>
        <w:bookmarkStart w:id="2065" w:name="_Toc510967182"/>
        <w:bookmarkStart w:id="2066" w:name="_Toc510967552"/>
        <w:bookmarkStart w:id="2067" w:name="_Toc510967869"/>
        <w:bookmarkStart w:id="2068" w:name="_Toc511054093"/>
        <w:bookmarkEnd w:id="2063"/>
        <w:bookmarkEnd w:id="2064"/>
        <w:bookmarkEnd w:id="2065"/>
        <w:bookmarkEnd w:id="2066"/>
        <w:bookmarkEnd w:id="2067"/>
        <w:bookmarkEnd w:id="2068"/>
      </w:del>
    </w:p>
    <w:p w14:paraId="6DECBB59" w14:textId="18420558" w:rsidR="00234535" w:rsidDel="00423E34" w:rsidRDefault="00234535" w:rsidP="00D8763F">
      <w:pPr>
        <w:rPr>
          <w:del w:id="2069" w:author="Tim" w:date="2018-04-08T13:18:00Z"/>
        </w:rPr>
      </w:pPr>
      <w:del w:id="2070" w:author="Tim" w:date="2018-04-08T13:18:00Z">
        <w:r w:rsidDel="00423E34">
          <w:delText xml:space="preserve">Mit Hilfe dieser Zahlen werden </w:delText>
        </w:r>
      </w:del>
      <w:ins w:id="2071" w:author="Jens Höcker" w:date="2018-04-08T13:00:00Z">
        <w:del w:id="2072" w:author="Tim" w:date="2018-04-08T13:18:00Z">
          <w:r w:rsidR="00EE0EC6" w:rsidDel="00423E34">
            <w:delText>anschließend</w:delText>
          </w:r>
        </w:del>
      </w:ins>
      <w:del w:id="2073" w:author="Tim" w:date="2018-04-08T13:18:00Z">
        <w:r w:rsidDel="00423E34">
          <w:delText>dann die passenden Multiplikatoren und Toleranzen gewählt.</w:delText>
        </w:r>
        <w:bookmarkStart w:id="2074" w:name="_Toc510957015"/>
        <w:bookmarkStart w:id="2075" w:name="_Toc510966103"/>
        <w:bookmarkStart w:id="2076" w:name="_Toc510967183"/>
        <w:bookmarkStart w:id="2077" w:name="_Toc510967553"/>
        <w:bookmarkStart w:id="2078" w:name="_Toc510967870"/>
        <w:bookmarkStart w:id="2079" w:name="_Toc511054094"/>
        <w:bookmarkEnd w:id="2074"/>
        <w:bookmarkEnd w:id="2075"/>
        <w:bookmarkEnd w:id="2076"/>
        <w:bookmarkEnd w:id="2077"/>
        <w:bookmarkEnd w:id="2078"/>
        <w:bookmarkEnd w:id="2079"/>
      </w:del>
    </w:p>
    <w:p w14:paraId="5C1844F9" w14:textId="2119C5F0" w:rsidR="00E66A37" w:rsidDel="00423E34" w:rsidRDefault="00E66A37" w:rsidP="00E66A37">
      <w:pPr>
        <w:pStyle w:val="berschrift3"/>
        <w:rPr>
          <w:del w:id="2080" w:author="Tim" w:date="2018-04-08T13:18:00Z"/>
        </w:rPr>
      </w:pPr>
      <w:del w:id="2081" w:author="Tim" w:date="2018-04-08T13:18:00Z">
        <w:r w:rsidDel="00423E34">
          <w:delText>Ausgabe des Widerstandswertes</w:delText>
        </w:r>
        <w:bookmarkStart w:id="2082" w:name="_Toc510957016"/>
        <w:bookmarkStart w:id="2083" w:name="_Toc510966104"/>
        <w:bookmarkStart w:id="2084" w:name="_Toc510967184"/>
        <w:bookmarkStart w:id="2085" w:name="_Toc510967554"/>
        <w:bookmarkStart w:id="2086" w:name="_Toc510967871"/>
        <w:bookmarkStart w:id="2087" w:name="_Toc511054095"/>
        <w:bookmarkEnd w:id="2082"/>
        <w:bookmarkEnd w:id="2083"/>
        <w:bookmarkEnd w:id="2084"/>
        <w:bookmarkEnd w:id="2085"/>
        <w:bookmarkEnd w:id="2086"/>
        <w:bookmarkEnd w:id="2087"/>
      </w:del>
    </w:p>
    <w:p w14:paraId="521F5567" w14:textId="365F3C6C" w:rsidR="004A3200" w:rsidRPr="004A3200" w:rsidDel="00423E34" w:rsidRDefault="005A042B" w:rsidP="004A3200">
      <w:pPr>
        <w:rPr>
          <w:del w:id="2088" w:author="Tim" w:date="2018-04-08T13:18:00Z"/>
        </w:rPr>
      </w:pPr>
      <w:del w:id="2089" w:author="Tim" w:date="2018-04-08T13:18:00Z">
        <w:r w:rsidDel="00423E34">
          <w:delText xml:space="preserve">Bei der Ausgabe werden </w:delText>
        </w:r>
        <w:r w:rsidR="004A3200" w:rsidDel="00423E34">
          <w:delText xml:space="preserve">1000 Ohm </w:delText>
        </w:r>
        <w:r w:rsidDel="00423E34">
          <w:delText>zu</w:delText>
        </w:r>
        <w:r w:rsidR="004A3200" w:rsidDel="00423E34">
          <w:delText xml:space="preserve"> 1 kOhm, 1000 kOhm </w:delText>
        </w:r>
        <w:r w:rsidDel="00423E34">
          <w:delText>zu</w:delText>
        </w:r>
        <w:r w:rsidR="004A3200" w:rsidDel="00423E34">
          <w:delText xml:space="preserve"> 1 MOhm</w:delText>
        </w:r>
        <w:r w:rsidDel="00423E34">
          <w:delText xml:space="preserve"> und</w:delText>
        </w:r>
        <w:r w:rsidR="004A3200" w:rsidDel="00423E34">
          <w:delText xml:space="preserve"> 1000 MOhm </w:delText>
        </w:r>
        <w:r w:rsidDel="00423E34">
          <w:delText>zu</w:delText>
        </w:r>
        <w:r w:rsidR="004A3200" w:rsidDel="00423E34">
          <w:delText xml:space="preserve"> 1 GOhm</w:delText>
        </w:r>
      </w:del>
      <w:ins w:id="2090" w:author="Jens Höcker" w:date="2018-04-08T13:00:00Z">
        <w:del w:id="2091" w:author="Tim" w:date="2018-04-08T13:18:00Z">
          <w:r w:rsidR="00EE0EC6" w:rsidDel="00423E34">
            <w:delText xml:space="preserve"> gewandelt</w:delText>
          </w:r>
        </w:del>
      </w:ins>
      <w:del w:id="2092" w:author="Tim" w:date="2018-04-08T13:18:00Z">
        <w:r w:rsidDel="00423E34">
          <w:delText>.</w:delText>
        </w:r>
        <w:bookmarkStart w:id="2093" w:name="_Toc510957017"/>
        <w:bookmarkStart w:id="2094" w:name="_Toc510966105"/>
        <w:bookmarkStart w:id="2095" w:name="_Toc510967185"/>
        <w:bookmarkStart w:id="2096" w:name="_Toc510967555"/>
        <w:bookmarkStart w:id="2097" w:name="_Toc510967872"/>
        <w:bookmarkStart w:id="2098" w:name="_Toc511054096"/>
        <w:bookmarkEnd w:id="2093"/>
        <w:bookmarkEnd w:id="2094"/>
        <w:bookmarkEnd w:id="2095"/>
        <w:bookmarkEnd w:id="2096"/>
        <w:bookmarkEnd w:id="2097"/>
        <w:bookmarkEnd w:id="2098"/>
      </w:del>
    </w:p>
    <w:p w14:paraId="1B384BD4" w14:textId="1BD85CD3" w:rsidR="00BA3A31" w:rsidDel="00423E34" w:rsidRDefault="00933A80" w:rsidP="000D4163">
      <w:pPr>
        <w:rPr>
          <w:del w:id="2099" w:author="Tim" w:date="2018-04-08T13:18:00Z"/>
        </w:rPr>
      </w:pPr>
      <w:del w:id="2100" w:author="Tim" w:date="2018-04-08T13:18:00Z">
        <w:r w:rsidDel="00423E34">
          <w:delText>Die Ausgabe des Widerstandswertes erfolgt dann im Muster: „</w:delText>
        </w:r>
        <w:r w:rsidRPr="00933A80" w:rsidDel="00423E34">
          <w:delText>4,7 kOhm +/-5%</w:delText>
        </w:r>
        <w:r w:rsidDel="00423E34">
          <w:delText>“.</w:delText>
        </w:r>
        <w:bookmarkStart w:id="2101" w:name="_Toc510957018"/>
        <w:bookmarkStart w:id="2102" w:name="_Toc510966106"/>
        <w:bookmarkStart w:id="2103" w:name="_Toc510967186"/>
        <w:bookmarkStart w:id="2104" w:name="_Toc510967556"/>
        <w:bookmarkStart w:id="2105" w:name="_Toc510967873"/>
        <w:bookmarkStart w:id="2106" w:name="_Toc511054097"/>
        <w:bookmarkEnd w:id="2101"/>
        <w:bookmarkEnd w:id="2102"/>
        <w:bookmarkEnd w:id="2103"/>
        <w:bookmarkEnd w:id="2104"/>
        <w:bookmarkEnd w:id="2105"/>
        <w:bookmarkEnd w:id="2106"/>
      </w:del>
    </w:p>
    <w:p w14:paraId="695BB82C" w14:textId="52353EC3" w:rsidR="00164E1F" w:rsidDel="005332BA" w:rsidRDefault="00164E1F">
      <w:pPr>
        <w:pStyle w:val="berschrift1"/>
        <w:numPr>
          <w:ilvl w:val="0"/>
          <w:numId w:val="0"/>
        </w:numPr>
        <w:rPr>
          <w:del w:id="2107" w:author="Tim" w:date="2018-04-08T16:07:00Z"/>
        </w:rPr>
        <w:pPrChange w:id="2108" w:author="Tim" w:date="2018-04-08T16:07:00Z">
          <w:pPr>
            <w:pStyle w:val="berschrift1"/>
          </w:pPr>
        </w:pPrChange>
      </w:pPr>
      <w:del w:id="2109" w:author="Tim" w:date="2018-04-08T16:07:00Z">
        <w:r w:rsidDel="005332BA">
          <w:delText>Implementation</w:delText>
        </w:r>
        <w:r w:rsidR="00D61196" w:rsidDel="005332BA">
          <w:delText xml:space="preserve"> + Test</w:delText>
        </w:r>
        <w:bookmarkStart w:id="2110" w:name="_Toc510967187"/>
        <w:bookmarkStart w:id="2111" w:name="_Toc510967557"/>
        <w:bookmarkStart w:id="2112" w:name="_Toc510967874"/>
        <w:bookmarkStart w:id="2113" w:name="_Toc511054098"/>
        <w:bookmarkEnd w:id="2110"/>
        <w:bookmarkEnd w:id="2111"/>
        <w:bookmarkEnd w:id="2112"/>
        <w:bookmarkEnd w:id="2113"/>
      </w:del>
    </w:p>
    <w:p w14:paraId="5FB5AD22" w14:textId="7DA25FC8" w:rsidR="000D4163" w:rsidDel="00423E34" w:rsidRDefault="00EE0EC6" w:rsidP="000D4163">
      <w:pPr>
        <w:rPr>
          <w:ins w:id="2114" w:author="Jens Höcker" w:date="2018-04-08T13:04:00Z"/>
          <w:del w:id="2115" w:author="Tim" w:date="2018-04-08T13:18:00Z"/>
        </w:rPr>
      </w:pPr>
      <w:ins w:id="2116" w:author="Jens Höcker" w:date="2018-04-08T13:00:00Z">
        <w:del w:id="2117" w:author="Tim" w:date="2018-04-08T13:18:00Z">
          <w:r w:rsidDel="00423E34">
            <w:delText>Die Imp</w:delText>
          </w:r>
        </w:del>
      </w:ins>
      <w:ins w:id="2118" w:author="Jens Höcker" w:date="2018-04-08T13:01:00Z">
        <w:del w:id="2119" w:author="Tim" w:date="2018-04-08T13:18:00Z">
          <w:r w:rsidDel="00423E34">
            <w:delText>lementation erfolgt anhand dieser Dokumentation in ANSI-C. Die Lauffähigkeit ist auf UNIX (</w:delText>
          </w:r>
        </w:del>
      </w:ins>
      <w:ins w:id="2120" w:author="Jens Höcker" w:date="2018-04-08T13:02:00Z">
        <w:del w:id="2121" w:author="Tim" w:date="2018-04-08T13:18:00Z">
          <w:r w:rsidDel="00423E34">
            <w:delText>U</w:delText>
          </w:r>
        </w:del>
      </w:ins>
      <w:ins w:id="2122" w:author="Jens Höcker" w:date="2018-04-08T13:01:00Z">
        <w:del w:id="2123" w:author="Tim" w:date="2018-04-08T13:18:00Z">
          <w:r w:rsidDel="00423E34">
            <w:delText>buntu) und Win64- Systemen getes</w:delText>
          </w:r>
        </w:del>
      </w:ins>
      <w:ins w:id="2124" w:author="Jens Höcker" w:date="2018-04-08T13:02:00Z">
        <w:del w:id="2125" w:author="Tim" w:date="2018-04-08T13:18:00Z">
          <w:r w:rsidDel="00423E34">
            <w:delText>tet. Für die jeweiligen Architekturen ist das Pr</w:delText>
          </w:r>
        </w:del>
      </w:ins>
      <w:ins w:id="2126" w:author="Jens Höcker" w:date="2018-04-08T13:03:00Z">
        <w:del w:id="2127" w:author="Tim" w:date="2018-04-08T13:18:00Z">
          <w:r w:rsidDel="00423E34">
            <w:delText>o</w:delText>
          </w:r>
        </w:del>
      </w:ins>
      <w:ins w:id="2128" w:author="Jens Höcker" w:date="2018-04-08T13:02:00Z">
        <w:del w:id="2129" w:author="Tim" w:date="2018-04-08T13:18:00Z">
          <w:r w:rsidDel="00423E34">
            <w:delText xml:space="preserve">gramm jeweils in der Umgebung zu </w:delText>
          </w:r>
        </w:del>
      </w:ins>
      <w:ins w:id="2130" w:author="Jens Höcker" w:date="2018-04-08T13:03:00Z">
        <w:del w:id="2131" w:author="Tim" w:date="2018-04-08T13:18:00Z">
          <w:r w:rsidDel="00423E34">
            <w:delText xml:space="preserve">kompilieren. Die Präcompiler-Direktiven beziehen sich auf Inhalte die in gcc enthalten sind. </w:delText>
          </w:r>
        </w:del>
      </w:ins>
      <w:bookmarkStart w:id="2132" w:name="_Toc510967188"/>
      <w:bookmarkStart w:id="2133" w:name="_Toc510967558"/>
      <w:bookmarkStart w:id="2134" w:name="_Toc510967875"/>
      <w:bookmarkStart w:id="2135" w:name="_Toc511054099"/>
      <w:bookmarkEnd w:id="2132"/>
      <w:bookmarkEnd w:id="2133"/>
      <w:bookmarkEnd w:id="2134"/>
      <w:bookmarkEnd w:id="2135"/>
    </w:p>
    <w:p w14:paraId="2BC7A010" w14:textId="0E881A38" w:rsidR="00EE0EC6" w:rsidDel="00423E34" w:rsidRDefault="00EE0EC6" w:rsidP="000D4163">
      <w:pPr>
        <w:rPr>
          <w:ins w:id="2136" w:author="Jens Höcker" w:date="2018-04-08T13:07:00Z"/>
          <w:del w:id="2137" w:author="Tim" w:date="2018-04-08T13:18:00Z"/>
        </w:rPr>
      </w:pPr>
      <w:ins w:id="2138" w:author="Jens Höcker" w:date="2018-04-08T13:04:00Z">
        <w:del w:id="2139" w:author="Tim" w:date="2018-04-08T13:18:00Z">
          <w:r w:rsidDel="00423E34">
            <w:delText xml:space="preserve">Als Entwicklungsumgebung werden verschiedene Software-Pakete benutzt. Diese sind nicht </w:delText>
          </w:r>
        </w:del>
      </w:ins>
      <w:ins w:id="2140" w:author="Jens Höcker" w:date="2018-04-08T13:05:00Z">
        <w:del w:id="2141" w:author="Tim" w:date="2018-04-08T13:18:00Z">
          <w:r w:rsidDel="00423E34">
            <w:delText>Bestandteil</w:delText>
          </w:r>
        </w:del>
      </w:ins>
      <w:ins w:id="2142" w:author="Jens Höcker" w:date="2018-04-08T13:04:00Z">
        <w:del w:id="2143" w:author="Tim" w:date="2018-04-08T13:18:00Z">
          <w:r w:rsidDel="00423E34">
            <w:delText xml:space="preserve"> dieses Produktes jedoch frei verfügbar.</w:delText>
          </w:r>
        </w:del>
      </w:ins>
      <w:ins w:id="2144" w:author="Jens Höcker" w:date="2018-04-08T13:05:00Z">
        <w:del w:id="2145" w:author="Tim" w:date="2018-04-08T13:18:00Z">
          <w:r w:rsidDel="00423E34">
            <w:delText xml:space="preserve"> </w:delText>
          </w:r>
        </w:del>
      </w:ins>
      <w:ins w:id="2146" w:author="Jens Höcker" w:date="2018-04-08T13:06:00Z">
        <w:del w:id="2147" w:author="Tim" w:date="2018-04-08T13:18:00Z">
          <w:r w:rsidDel="00423E34">
            <w:delText>Auf Windows-Betriebssystemen wird Visua</w:delText>
          </w:r>
        </w:del>
      </w:ins>
      <w:ins w:id="2148" w:author="Jens Höcker" w:date="2018-04-08T13:07:00Z">
        <w:del w:id="2149" w:author="Tim" w:date="2018-04-08T13:18:00Z">
          <w:r w:rsidDel="00423E34">
            <w:delText xml:space="preserve">lStudio 2017 -CE und VisualStudio Code verwendet. Unter Linux (Ubuntu/ debian) wird gedit verwendet. </w:delText>
          </w:r>
          <w:bookmarkStart w:id="2150" w:name="_Toc510967189"/>
          <w:bookmarkStart w:id="2151" w:name="_Toc510967559"/>
          <w:bookmarkStart w:id="2152" w:name="_Toc510967876"/>
          <w:bookmarkStart w:id="2153" w:name="_Toc511054100"/>
          <w:bookmarkEnd w:id="2150"/>
          <w:bookmarkEnd w:id="2151"/>
          <w:bookmarkEnd w:id="2152"/>
          <w:bookmarkEnd w:id="2153"/>
        </w:del>
      </w:ins>
    </w:p>
    <w:p w14:paraId="26015A83" w14:textId="259B0FB8" w:rsidR="00EE0EC6" w:rsidDel="00423E34" w:rsidRDefault="00EE0EC6" w:rsidP="000D4163">
      <w:pPr>
        <w:rPr>
          <w:ins w:id="2154" w:author="Jens Höcker" w:date="2018-04-08T13:04:00Z"/>
          <w:del w:id="2155" w:author="Tim" w:date="2018-04-08T13:18:00Z"/>
        </w:rPr>
      </w:pPr>
      <w:ins w:id="2156" w:author="Jens Höcker" w:date="2018-04-08T13:07:00Z">
        <w:del w:id="2157" w:author="Tim" w:date="2018-04-08T13:18:00Z">
          <w:r w:rsidDel="00423E34">
            <w:delText>Als Kompiler dient jeweils gcc. Unter Windo</w:delText>
          </w:r>
        </w:del>
      </w:ins>
      <w:ins w:id="2158" w:author="Jens Höcker" w:date="2018-04-08T13:08:00Z">
        <w:del w:id="2159" w:author="Tim" w:date="2018-04-08T13:18:00Z">
          <w:r w:rsidDel="00423E34">
            <w:delText>ws wird als Paket MinGW zur Bereitstellung verwendet. (</w:delText>
          </w:r>
          <w:r w:rsidRPr="00EE0EC6" w:rsidDel="00423E34">
            <w:rPr>
              <w:color w:val="FF0000"/>
              <w:rPrChange w:id="2160" w:author="Jens Höcker" w:date="2018-04-08T13:08:00Z">
                <w:rPr/>
              </w:rPrChange>
            </w:rPr>
            <w:delText>Siehe Programmverzeichnis)</w:delText>
          </w:r>
        </w:del>
      </w:ins>
      <w:bookmarkStart w:id="2161" w:name="_Toc510967190"/>
      <w:bookmarkStart w:id="2162" w:name="_Toc510967560"/>
      <w:bookmarkStart w:id="2163" w:name="_Toc510967877"/>
      <w:bookmarkStart w:id="2164" w:name="_Toc511054101"/>
      <w:bookmarkEnd w:id="2161"/>
      <w:bookmarkEnd w:id="2162"/>
      <w:bookmarkEnd w:id="2163"/>
      <w:bookmarkEnd w:id="2164"/>
    </w:p>
    <w:p w14:paraId="5B0D1E3F" w14:textId="48B6BAD1" w:rsidR="00EE0EC6" w:rsidRPr="000D4163" w:rsidDel="00423E34" w:rsidRDefault="00EE0EC6" w:rsidP="000D4163">
      <w:pPr>
        <w:rPr>
          <w:del w:id="2165" w:author="Tim" w:date="2018-04-08T13:18:00Z"/>
        </w:rPr>
      </w:pPr>
      <w:bookmarkStart w:id="2166" w:name="_Toc510967191"/>
      <w:bookmarkStart w:id="2167" w:name="_Toc510967561"/>
      <w:bookmarkStart w:id="2168" w:name="_Toc510967878"/>
      <w:bookmarkStart w:id="2169" w:name="_Toc511054102"/>
      <w:bookmarkEnd w:id="2166"/>
      <w:bookmarkEnd w:id="2167"/>
      <w:bookmarkEnd w:id="2168"/>
      <w:bookmarkEnd w:id="2169"/>
    </w:p>
    <w:p w14:paraId="1B4180B5" w14:textId="5C573198" w:rsidR="00D61196" w:rsidDel="00423E34" w:rsidRDefault="00D61196" w:rsidP="00F372CB">
      <w:pPr>
        <w:pStyle w:val="berschrift2"/>
        <w:rPr>
          <w:del w:id="2170" w:author="Tim" w:date="2018-04-08T13:18:00Z"/>
        </w:rPr>
      </w:pPr>
      <w:del w:id="2171" w:author="Tim" w:date="2018-04-08T13:18:00Z">
        <w:r w:rsidDel="00423E34">
          <w:delText>Testprogramme</w:delText>
        </w:r>
        <w:r w:rsidR="000D4163" w:rsidDel="00423E34">
          <w:delText>:</w:delText>
        </w:r>
        <w:bookmarkStart w:id="2172" w:name="_Toc510967192"/>
        <w:bookmarkStart w:id="2173" w:name="_Toc510967562"/>
        <w:bookmarkStart w:id="2174" w:name="_Toc510967879"/>
        <w:bookmarkStart w:id="2175" w:name="_Toc511054103"/>
        <w:bookmarkEnd w:id="2172"/>
        <w:bookmarkEnd w:id="2173"/>
        <w:bookmarkEnd w:id="2174"/>
        <w:bookmarkEnd w:id="2175"/>
      </w:del>
    </w:p>
    <w:p w14:paraId="3AF3521B" w14:textId="30917B39" w:rsidR="00D61196" w:rsidDel="00423E34" w:rsidRDefault="00D61196" w:rsidP="00F372CB">
      <w:pPr>
        <w:pStyle w:val="Listenabsatz"/>
        <w:numPr>
          <w:ilvl w:val="0"/>
          <w:numId w:val="13"/>
        </w:numPr>
        <w:rPr>
          <w:del w:id="2176" w:author="Tim" w:date="2018-04-08T13:18:00Z"/>
        </w:rPr>
      </w:pPr>
      <w:del w:id="2177" w:author="Tim" w:date="2018-04-08T13:18:00Z">
        <w:r w:rsidDel="00423E34">
          <w:delText>Aufteilen</w:delText>
        </w:r>
        <w:bookmarkStart w:id="2178" w:name="_Toc510967193"/>
        <w:bookmarkStart w:id="2179" w:name="_Toc510967563"/>
        <w:bookmarkStart w:id="2180" w:name="_Toc510967880"/>
        <w:bookmarkStart w:id="2181" w:name="_Toc511054104"/>
        <w:bookmarkEnd w:id="2178"/>
        <w:bookmarkEnd w:id="2179"/>
        <w:bookmarkEnd w:id="2180"/>
        <w:bookmarkEnd w:id="2181"/>
      </w:del>
    </w:p>
    <w:p w14:paraId="23A1B20C" w14:textId="6E62EC8C" w:rsidR="00D61196" w:rsidDel="00423E34" w:rsidRDefault="00D61196" w:rsidP="00F372CB">
      <w:pPr>
        <w:pStyle w:val="Listenabsatz"/>
        <w:numPr>
          <w:ilvl w:val="0"/>
          <w:numId w:val="13"/>
        </w:numPr>
        <w:rPr>
          <w:del w:id="2182" w:author="Tim" w:date="2018-04-08T13:18:00Z"/>
        </w:rPr>
      </w:pPr>
      <w:del w:id="2183" w:author="Tim" w:date="2018-04-08T13:18:00Z">
        <w:r w:rsidDel="00423E34">
          <w:delText>Farbring2Tol</w:delText>
        </w:r>
        <w:bookmarkStart w:id="2184" w:name="_Toc510967194"/>
        <w:bookmarkStart w:id="2185" w:name="_Toc510967564"/>
        <w:bookmarkStart w:id="2186" w:name="_Toc510967881"/>
        <w:bookmarkStart w:id="2187" w:name="_Toc511054105"/>
        <w:bookmarkEnd w:id="2184"/>
        <w:bookmarkEnd w:id="2185"/>
        <w:bookmarkEnd w:id="2186"/>
        <w:bookmarkEnd w:id="2187"/>
      </w:del>
    </w:p>
    <w:p w14:paraId="0D3840D7" w14:textId="44E4E85C" w:rsidR="00D61196" w:rsidDel="00423E34" w:rsidRDefault="00D61196" w:rsidP="00F372CB">
      <w:pPr>
        <w:pStyle w:val="Listenabsatz"/>
        <w:numPr>
          <w:ilvl w:val="0"/>
          <w:numId w:val="13"/>
        </w:numPr>
        <w:rPr>
          <w:del w:id="2188" w:author="Tim" w:date="2018-04-08T13:18:00Z"/>
        </w:rPr>
      </w:pPr>
      <w:del w:id="2189" w:author="Tim" w:date="2018-04-08T13:18:00Z">
        <w:r w:rsidDel="00423E34">
          <w:delText>Farbringe2Multi</w:delText>
        </w:r>
        <w:bookmarkStart w:id="2190" w:name="_Toc510967195"/>
        <w:bookmarkStart w:id="2191" w:name="_Toc510967565"/>
        <w:bookmarkStart w:id="2192" w:name="_Toc510967882"/>
        <w:bookmarkStart w:id="2193" w:name="_Toc511054106"/>
        <w:bookmarkEnd w:id="2190"/>
        <w:bookmarkEnd w:id="2191"/>
        <w:bookmarkEnd w:id="2192"/>
        <w:bookmarkEnd w:id="2193"/>
      </w:del>
    </w:p>
    <w:p w14:paraId="421C40B6" w14:textId="59E88976" w:rsidR="00D61196" w:rsidDel="00423E34" w:rsidRDefault="00D61196" w:rsidP="00F372CB">
      <w:pPr>
        <w:pStyle w:val="Listenabsatz"/>
        <w:numPr>
          <w:ilvl w:val="0"/>
          <w:numId w:val="13"/>
        </w:numPr>
        <w:rPr>
          <w:ins w:id="2194" w:author="Jens Höcker" w:date="2018-04-08T13:06:00Z"/>
          <w:del w:id="2195" w:author="Tim" w:date="2018-04-08T13:18:00Z"/>
        </w:rPr>
      </w:pPr>
      <w:del w:id="2196" w:author="Tim" w:date="2018-04-08T13:18:00Z">
        <w:r w:rsidDel="00423E34">
          <w:delText>Farbringe2Ziffer</w:delText>
        </w:r>
      </w:del>
      <w:bookmarkStart w:id="2197" w:name="_Toc510967196"/>
      <w:bookmarkStart w:id="2198" w:name="_Toc510967566"/>
      <w:bookmarkStart w:id="2199" w:name="_Toc510967883"/>
      <w:bookmarkStart w:id="2200" w:name="_Toc511054107"/>
      <w:bookmarkEnd w:id="2197"/>
      <w:bookmarkEnd w:id="2198"/>
      <w:bookmarkEnd w:id="2199"/>
      <w:bookmarkEnd w:id="2200"/>
    </w:p>
    <w:p w14:paraId="36971101" w14:textId="7910EB75" w:rsidR="00EE0EC6" w:rsidDel="00423E34" w:rsidRDefault="00EE0EC6" w:rsidP="00EE0EC6">
      <w:pPr>
        <w:pStyle w:val="berschrift2"/>
        <w:rPr>
          <w:ins w:id="2201" w:author="Jens Höcker" w:date="2018-04-08T13:06:00Z"/>
          <w:del w:id="2202" w:author="Tim" w:date="2018-04-08T13:18:00Z"/>
        </w:rPr>
      </w:pPr>
      <w:ins w:id="2203" w:author="Jens Höcker" w:date="2018-04-08T13:06:00Z">
        <w:del w:id="2204" w:author="Tim" w:date="2018-04-08T13:18:00Z">
          <w:r w:rsidDel="00423E34">
            <w:delText>Lieferumfang</w:delText>
          </w:r>
          <w:bookmarkStart w:id="2205" w:name="_Toc510967197"/>
          <w:bookmarkStart w:id="2206" w:name="_Toc510967567"/>
          <w:bookmarkStart w:id="2207" w:name="_Toc510967884"/>
          <w:bookmarkStart w:id="2208" w:name="_Toc511054108"/>
          <w:bookmarkEnd w:id="2205"/>
          <w:bookmarkEnd w:id="2206"/>
          <w:bookmarkEnd w:id="2207"/>
          <w:bookmarkEnd w:id="2208"/>
        </w:del>
      </w:ins>
    </w:p>
    <w:p w14:paraId="0E232330" w14:textId="6A0A1F70" w:rsidR="00EE0EC6" w:rsidRPr="00EE0EC6" w:rsidDel="00423E34" w:rsidRDefault="00EE0EC6">
      <w:pPr>
        <w:rPr>
          <w:del w:id="2209" w:author="Tim" w:date="2018-04-08T13:18:00Z"/>
        </w:rPr>
        <w:pPrChange w:id="2210" w:author="Jens Höcker" w:date="2018-04-08T13:06:00Z">
          <w:pPr>
            <w:pStyle w:val="Listenabsatz"/>
            <w:numPr>
              <w:numId w:val="13"/>
            </w:numPr>
            <w:ind w:hanging="360"/>
          </w:pPr>
        </w:pPrChange>
      </w:pPr>
      <w:bookmarkStart w:id="2211" w:name="_Toc510967198"/>
      <w:bookmarkStart w:id="2212" w:name="_Toc510967568"/>
      <w:bookmarkStart w:id="2213" w:name="_Toc510967885"/>
      <w:bookmarkStart w:id="2214" w:name="_Toc511054109"/>
      <w:bookmarkEnd w:id="2211"/>
      <w:bookmarkEnd w:id="2212"/>
      <w:bookmarkEnd w:id="2213"/>
      <w:bookmarkEnd w:id="2214"/>
    </w:p>
    <w:p w14:paraId="6D1E5464" w14:textId="76016159" w:rsidR="00D61196" w:rsidRPr="00D61196" w:rsidDel="005332BA" w:rsidRDefault="00D61196">
      <w:pPr>
        <w:pStyle w:val="berschrift1"/>
        <w:numPr>
          <w:ilvl w:val="0"/>
          <w:numId w:val="0"/>
        </w:numPr>
        <w:rPr>
          <w:del w:id="2215" w:author="Tim" w:date="2018-04-08T16:07:00Z"/>
        </w:rPr>
        <w:pPrChange w:id="2216" w:author="Tim" w:date="2018-04-08T16:07:00Z">
          <w:pPr/>
        </w:pPrChange>
      </w:pPr>
      <w:bookmarkStart w:id="2217" w:name="_Toc510967199"/>
      <w:bookmarkStart w:id="2218" w:name="_Toc510967569"/>
      <w:bookmarkStart w:id="2219" w:name="_Toc510967886"/>
      <w:bookmarkStart w:id="2220" w:name="_Toc511054110"/>
      <w:bookmarkEnd w:id="2217"/>
      <w:bookmarkEnd w:id="2218"/>
      <w:bookmarkEnd w:id="2219"/>
      <w:bookmarkEnd w:id="2220"/>
    </w:p>
    <w:p w14:paraId="2FD24F91" w14:textId="77777777" w:rsidR="00781995" w:rsidRDefault="00781995">
      <w:pPr>
        <w:pStyle w:val="berschrift1"/>
        <w:rPr>
          <w:ins w:id="2221" w:author="Tim" w:date="2018-04-08T16:13:00Z"/>
        </w:rPr>
      </w:pPr>
      <w:bookmarkStart w:id="2222" w:name="_Toc511054111"/>
      <w:ins w:id="2223" w:author="Tim" w:date="2018-04-08T16:12:00Z">
        <w:r>
          <w:t>Mögl</w:t>
        </w:r>
      </w:ins>
      <w:ins w:id="2224" w:author="Tim" w:date="2018-04-08T16:13:00Z">
        <w:r>
          <w:t>iche Probleme</w:t>
        </w:r>
        <w:bookmarkEnd w:id="2222"/>
      </w:ins>
    </w:p>
    <w:p w14:paraId="3AB7D4BA" w14:textId="77777777" w:rsidR="00781995" w:rsidRDefault="00781995">
      <w:pPr>
        <w:rPr>
          <w:ins w:id="2225" w:author="Tim" w:date="2018-04-08T16:14:00Z"/>
        </w:rPr>
      </w:pPr>
      <w:ins w:id="2226" w:author="Tim" w:date="2018-04-08T16:13:00Z">
        <w:r>
          <w:t>Was mache ich, wenn</w:t>
        </w:r>
      </w:ins>
      <w:ins w:id="2227" w:author="Tim" w:date="2018-04-08T16:14:00Z">
        <w:r>
          <w:t>:</w:t>
        </w:r>
      </w:ins>
    </w:p>
    <w:p w14:paraId="02B41AF8" w14:textId="4B814EC6" w:rsidR="00BA3A31" w:rsidRPr="00BA3A31" w:rsidDel="00781995" w:rsidRDefault="00D61196">
      <w:pPr>
        <w:rPr>
          <w:del w:id="2228" w:author="Tim" w:date="2018-04-08T16:14:00Z"/>
        </w:rPr>
        <w:pPrChange w:id="2229" w:author="Tim" w:date="2018-04-08T16:14:00Z">
          <w:pPr>
            <w:pStyle w:val="berschrift1"/>
          </w:pPr>
        </w:pPrChange>
      </w:pPr>
      <w:del w:id="2230" w:author="Tim" w:date="2018-04-08T16:12:00Z">
        <w:r w:rsidDel="00781995">
          <w:delText>Einführung</w:delText>
        </w:r>
      </w:del>
    </w:p>
    <w:p w14:paraId="5CA2FDDF" w14:textId="0C507956" w:rsidR="00AB6F60" w:rsidDel="00781995" w:rsidRDefault="00AB6F60" w:rsidP="00A76F0F">
      <w:pPr>
        <w:rPr>
          <w:del w:id="2231" w:author="Tim" w:date="2018-04-08T16:14:00Z"/>
        </w:rPr>
      </w:pPr>
    </w:p>
    <w:p w14:paraId="40DB72F4" w14:textId="67D01E6C" w:rsidR="00450ED8" w:rsidRPr="00474705" w:rsidDel="00781995" w:rsidRDefault="003B7B17" w:rsidP="003B7B17">
      <w:pPr>
        <w:rPr>
          <w:del w:id="2232" w:author="Tim" w:date="2018-04-08T16:11:00Z"/>
          <w:lang w:val="en-GB"/>
        </w:rPr>
      </w:pPr>
      <w:del w:id="2233" w:author="Tim" w:date="2018-04-08T16:11:00Z">
        <w:r w:rsidRPr="00474705" w:rsidDel="00781995">
          <w:rPr>
            <w:lang w:val="en-GB"/>
          </w:rPr>
          <w:delText xml:space="preserve">eirmod tempor invidunt ut labore et dolore magna aliquyam erat, sed diam voluptua. </w:delText>
        </w:r>
      </w:del>
    </w:p>
    <w:p w14:paraId="3DD5D1DC" w14:textId="5AE5D3CC" w:rsidR="00450ED8" w:rsidRPr="00F9047E" w:rsidDel="00781995" w:rsidRDefault="00450ED8" w:rsidP="00450ED8">
      <w:pPr>
        <w:keepNext/>
        <w:rPr>
          <w:del w:id="2234" w:author="Tim" w:date="2018-04-08T16:11:00Z"/>
        </w:rPr>
      </w:pPr>
      <w:del w:id="2235" w:author="Tim" w:date="2018-04-08T16:11:00Z">
        <w:r w:rsidRPr="00F9047E" w:rsidDel="00781995">
          <w:rPr>
            <w:noProof/>
            <w:lang w:eastAsia="de-DE"/>
          </w:rPr>
          <w:drawing>
            <wp:inline distT="0" distB="0" distL="0" distR="0" wp14:anchorId="0504C665" wp14:editId="79302A1A">
              <wp:extent cx="4488346" cy="891914"/>
              <wp:effectExtent l="0" t="0" r="7620" b="381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laceholdit.imgix.net/~text?txtsize=31&amp;txt=Platzhalterbild&amp;w=612&amp;h=250"/>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488346" cy="891914"/>
                      </a:xfrm>
                      <a:prstGeom prst="rect">
                        <a:avLst/>
                      </a:prstGeom>
                      <a:noFill/>
                      <a:ln>
                        <a:noFill/>
                      </a:ln>
                    </pic:spPr>
                  </pic:pic>
                </a:graphicData>
              </a:graphic>
            </wp:inline>
          </w:drawing>
        </w:r>
      </w:del>
    </w:p>
    <w:p w14:paraId="4EE0A8E2" w14:textId="7BD23BAD" w:rsidR="00450ED8" w:rsidRPr="00F9047E" w:rsidDel="00781995" w:rsidRDefault="00450ED8" w:rsidP="00450ED8">
      <w:pPr>
        <w:pStyle w:val="Beschriftung"/>
        <w:rPr>
          <w:del w:id="2236" w:author="Tim" w:date="2018-04-08T16:11:00Z"/>
        </w:rPr>
      </w:pPr>
      <w:del w:id="2237" w:author="Tim" w:date="2018-04-08T16:11:00Z">
        <w:r w:rsidRPr="00F9047E" w:rsidDel="00781995">
          <w:delText xml:space="preserve">Abbildung </w:delText>
        </w:r>
        <w:r w:rsidR="00934322" w:rsidDel="00781995">
          <w:fldChar w:fldCharType="begin"/>
        </w:r>
        <w:r w:rsidR="00934322" w:rsidDel="00781995">
          <w:delInstrText xml:space="preserve"> SEQ Abbildung \* ARABIC </w:delInstrText>
        </w:r>
        <w:r w:rsidR="00934322" w:rsidDel="00781995">
          <w:fldChar w:fldCharType="separate"/>
        </w:r>
        <w:r w:rsidR="002511CE" w:rsidRPr="00F9047E" w:rsidDel="00781995">
          <w:rPr>
            <w:noProof/>
          </w:rPr>
          <w:delText>1</w:delText>
        </w:r>
        <w:r w:rsidR="00934322" w:rsidDel="00781995">
          <w:rPr>
            <w:noProof/>
          </w:rPr>
          <w:fldChar w:fldCharType="end"/>
        </w:r>
        <w:r w:rsidRPr="00F9047E" w:rsidDel="00781995">
          <w:delText>: Plathalterbild</w:delText>
        </w:r>
      </w:del>
    </w:p>
    <w:p w14:paraId="1BBBB647" w14:textId="338FBE92" w:rsidR="003B7B17" w:rsidRPr="00474705" w:rsidDel="00781995" w:rsidRDefault="003B7B17" w:rsidP="003B7B17">
      <w:pPr>
        <w:rPr>
          <w:del w:id="2238" w:author="Tim" w:date="2018-04-08T16:11:00Z"/>
          <w:lang w:val="en-GB"/>
        </w:rPr>
      </w:pPr>
      <w:del w:id="2239" w:author="Tim" w:date="2018-04-08T16:11:00Z">
        <w:r w:rsidRPr="00F9047E" w:rsidDel="00781995">
          <w:delText xml:space="preserve">At vero eos et accusam et justo duo dolores et ea rebum. </w:delText>
        </w:r>
        <w:r w:rsidRPr="00474705" w:rsidDel="00781995">
          <w:rPr>
            <w:lang w:val="en-GB"/>
          </w:rPr>
          <w:delText xml:space="preserve">Stet clita kasd gubergren, no sea takimata sanctus est Lorem ipsum dolor sit amet. </w:delText>
        </w:r>
      </w:del>
    </w:p>
    <w:p w14:paraId="0B4C82E9" w14:textId="1ED7D910" w:rsidR="003B7B17" w:rsidRPr="00474705" w:rsidDel="00781995" w:rsidRDefault="003B7B17" w:rsidP="003B7B17">
      <w:pPr>
        <w:pStyle w:val="Listenabsatz"/>
        <w:ind w:left="432"/>
        <w:rPr>
          <w:del w:id="2240" w:author="Tim" w:date="2018-04-08T16:14:00Z"/>
          <w:lang w:val="en-GB"/>
        </w:rPr>
      </w:pPr>
    </w:p>
    <w:p w14:paraId="1146D234" w14:textId="77777777" w:rsidR="00AE1D3A" w:rsidRPr="00474705" w:rsidRDefault="00AE1D3A">
      <w:pPr>
        <w:rPr>
          <w:lang w:val="en-GB"/>
        </w:rPr>
      </w:pPr>
      <w:r w:rsidRPr="00474705">
        <w:rPr>
          <w:lang w:val="en-GB"/>
        </w:rPr>
        <w:br w:type="page"/>
      </w:r>
    </w:p>
    <w:p w14:paraId="64FAD926" w14:textId="77777777" w:rsidR="00AE1D3A" w:rsidRPr="00F9047E" w:rsidRDefault="00ED368E" w:rsidP="00164E1F">
      <w:pPr>
        <w:pStyle w:val="berschrift1"/>
      </w:pPr>
      <w:bookmarkStart w:id="2241" w:name="_Toc511054112"/>
      <w:r w:rsidRPr="00F9047E">
        <w:lastRenderedPageBreak/>
        <w:t>Persönliche Erklärung</w:t>
      </w:r>
      <w:bookmarkEnd w:id="2241"/>
    </w:p>
    <w:p w14:paraId="066972DB" w14:textId="6918AC99" w:rsidR="00ED368E" w:rsidRPr="00F9047E" w:rsidRDefault="00ED368E" w:rsidP="00AE1D3A">
      <w:r w:rsidRPr="00F9047E">
        <w:t>Hiermit bestätige</w:t>
      </w:r>
      <w:r w:rsidR="00F0533D">
        <w:t>n</w:t>
      </w:r>
      <w:r w:rsidRPr="00F9047E">
        <w:t xml:space="preserve"> wir, dass die vorliegende Arbeit selbständig verfasst und keine anderen als die angegebenen Hilfsmittel benutzt wurden. Die Stellen der Arbeit, die dem Wortlaut oder dem Sinn nach deren Werken (dazu zählen auch Internetquellen) entnommen sind, wurden unter Angaben der Quellen kenntlich gemacht.</w:t>
      </w:r>
    </w:p>
    <w:p w14:paraId="1667EC31" w14:textId="77777777" w:rsidR="00ED368E" w:rsidRPr="00F9047E" w:rsidRDefault="00ED368E" w:rsidP="00AE1D3A"/>
    <w:p w14:paraId="2BDCC2DB" w14:textId="33DF16B7" w:rsidR="00ED368E" w:rsidRPr="00F9047E" w:rsidRDefault="00ED368E" w:rsidP="00AE1D3A">
      <w:r w:rsidRPr="00F9047E">
        <w:t>_________________________</w:t>
      </w:r>
      <w:r w:rsidR="00F0533D">
        <w:tab/>
      </w:r>
      <w:r w:rsidR="00F0533D">
        <w:tab/>
      </w:r>
      <w:r w:rsidR="00F0533D" w:rsidRPr="00F9047E">
        <w:t>_________________________</w:t>
      </w:r>
    </w:p>
    <w:p w14:paraId="4F2C2818" w14:textId="739D6904" w:rsidR="00ED368E" w:rsidRPr="00F9047E" w:rsidRDefault="00ED368E" w:rsidP="00AE1D3A">
      <w:r w:rsidRPr="00F9047E">
        <w:t>Steinhagen, &lt;Datum&gt;</w:t>
      </w:r>
      <w:r w:rsidR="00F0533D">
        <w:tab/>
      </w:r>
      <w:r w:rsidR="00F0533D">
        <w:tab/>
      </w:r>
      <w:r w:rsidR="00F0533D">
        <w:tab/>
        <w:t>Bielefeld, &lt;Datum&gt;</w:t>
      </w:r>
    </w:p>
    <w:p w14:paraId="6C0B0712" w14:textId="77777777" w:rsidR="00ED368E" w:rsidRPr="00F9047E" w:rsidRDefault="00ED368E" w:rsidP="00AE1D3A"/>
    <w:p w14:paraId="7E1B1C05" w14:textId="77777777" w:rsidR="00ED368E" w:rsidRPr="00F9047E" w:rsidRDefault="00ED368E" w:rsidP="00AE1D3A"/>
    <w:p w14:paraId="710EEDF7" w14:textId="77777777" w:rsidR="00ED368E" w:rsidRPr="00F9047E" w:rsidRDefault="00ED368E">
      <w:r w:rsidRPr="00F9047E">
        <w:br w:type="page"/>
      </w:r>
    </w:p>
    <w:p w14:paraId="64CC0A33" w14:textId="77777777" w:rsidR="00A82B16" w:rsidRPr="00F9047E" w:rsidRDefault="00ED368E" w:rsidP="00164E1F">
      <w:pPr>
        <w:pStyle w:val="berschrift1"/>
      </w:pPr>
      <w:bookmarkStart w:id="2242" w:name="_Toc511054113"/>
      <w:r w:rsidRPr="00F9047E">
        <w:lastRenderedPageBreak/>
        <w:t>Abbildungsverzeichnis</w:t>
      </w:r>
      <w:bookmarkEnd w:id="2242"/>
    </w:p>
    <w:p w14:paraId="0AEE5BD4" w14:textId="7D9226DB" w:rsidR="00781995" w:rsidRDefault="00450ED8">
      <w:pPr>
        <w:pStyle w:val="Abbildungsverzeichnis"/>
        <w:tabs>
          <w:tab w:val="right" w:leader="dot" w:pos="9062"/>
        </w:tabs>
        <w:rPr>
          <w:ins w:id="2243" w:author="Tim" w:date="2018-04-08T16:12:00Z"/>
          <w:rFonts w:eastAsiaTheme="minorEastAsia"/>
          <w:noProof/>
          <w:lang w:eastAsia="de-DE"/>
        </w:rPr>
      </w:pPr>
      <w:r w:rsidRPr="00F9047E">
        <w:fldChar w:fldCharType="begin"/>
      </w:r>
      <w:r w:rsidRPr="00F9047E">
        <w:instrText xml:space="preserve"> TOC \c "Abbildung" </w:instrText>
      </w:r>
      <w:r w:rsidRPr="00F9047E">
        <w:fldChar w:fldCharType="separate"/>
      </w:r>
      <w:ins w:id="2244" w:author="Tim" w:date="2018-04-08T16:12:00Z">
        <w:r w:rsidR="00781995">
          <w:rPr>
            <w:noProof/>
          </w:rPr>
          <w:t>Abbildung 1: Bedienoberfläche</w:t>
        </w:r>
        <w:r w:rsidR="00781995">
          <w:rPr>
            <w:noProof/>
          </w:rPr>
          <w:tab/>
        </w:r>
        <w:r w:rsidR="00781995">
          <w:rPr>
            <w:noProof/>
          </w:rPr>
          <w:fldChar w:fldCharType="begin"/>
        </w:r>
        <w:r w:rsidR="00781995">
          <w:rPr>
            <w:noProof/>
          </w:rPr>
          <w:instrText xml:space="preserve"> PAGEREF _Toc510967281 \h </w:instrText>
        </w:r>
      </w:ins>
      <w:r w:rsidR="00781995">
        <w:rPr>
          <w:noProof/>
        </w:rPr>
      </w:r>
      <w:r w:rsidR="00781995">
        <w:rPr>
          <w:noProof/>
        </w:rPr>
        <w:fldChar w:fldCharType="separate"/>
      </w:r>
      <w:ins w:id="2245" w:author="Tim" w:date="2018-04-08T16:12:00Z">
        <w:r w:rsidR="00781995">
          <w:rPr>
            <w:noProof/>
          </w:rPr>
          <w:t>1</w:t>
        </w:r>
        <w:r w:rsidR="00781995">
          <w:rPr>
            <w:noProof/>
          </w:rPr>
          <w:fldChar w:fldCharType="end"/>
        </w:r>
      </w:ins>
    </w:p>
    <w:p w14:paraId="2B5BC885" w14:textId="053986A0" w:rsidR="00E66A37" w:rsidDel="00781995" w:rsidRDefault="00E66A37">
      <w:pPr>
        <w:pStyle w:val="Abbildungsverzeichnis"/>
        <w:tabs>
          <w:tab w:val="right" w:leader="dot" w:pos="9062"/>
        </w:tabs>
        <w:rPr>
          <w:del w:id="2246" w:author="Tim" w:date="2018-04-08T16:11:00Z"/>
          <w:rFonts w:eastAsiaTheme="minorEastAsia"/>
          <w:noProof/>
          <w:lang w:eastAsia="de-DE"/>
        </w:rPr>
      </w:pPr>
      <w:del w:id="2247" w:author="Tim" w:date="2018-04-08T16:11:00Z">
        <w:r w:rsidDel="00781995">
          <w:rPr>
            <w:noProof/>
          </w:rPr>
          <w:delText>Abbildung 1: Plathalterbild</w:delText>
        </w:r>
        <w:r w:rsidDel="00781995">
          <w:rPr>
            <w:noProof/>
          </w:rPr>
          <w:tab/>
          <w:delText>4</w:delText>
        </w:r>
        <w:bookmarkStart w:id="2248" w:name="_Toc511054114"/>
        <w:bookmarkEnd w:id="2248"/>
      </w:del>
    </w:p>
    <w:p w14:paraId="493A1FDB" w14:textId="782B8608" w:rsidR="004E2650" w:rsidRDefault="00450ED8" w:rsidP="003C7E14">
      <w:pPr>
        <w:pStyle w:val="berschrift1"/>
        <w:rPr>
          <w:ins w:id="2249" w:author="Tim" w:date="2018-04-09T16:02:00Z"/>
        </w:rPr>
        <w:pPrChange w:id="2250" w:author="Tim" w:date="2018-04-09T16:01:00Z">
          <w:pPr/>
        </w:pPrChange>
      </w:pPr>
      <w:r w:rsidRPr="00F9047E">
        <w:fldChar w:fldCharType="end"/>
      </w:r>
      <w:bookmarkStart w:id="2251" w:name="_Toc511054115"/>
      <w:ins w:id="2252" w:author="Tim" w:date="2018-04-09T15:57:00Z">
        <w:r w:rsidR="004E2650">
          <w:t>Tabellenverzeichnis</w:t>
        </w:r>
      </w:ins>
      <w:bookmarkEnd w:id="2251"/>
    </w:p>
    <w:p w14:paraId="38C1E621" w14:textId="3BE9434E" w:rsidR="00FF4E0E" w:rsidRPr="00FF4E0E" w:rsidDel="00FF4E0E" w:rsidRDefault="00FF4E0E" w:rsidP="00FF4E0E">
      <w:pPr>
        <w:rPr>
          <w:del w:id="2253" w:author="Tim" w:date="2018-04-09T16:02:00Z"/>
          <w:rPrChange w:id="2254" w:author="Tim" w:date="2018-04-09T16:02:00Z">
            <w:rPr>
              <w:del w:id="2255" w:author="Tim" w:date="2018-04-09T16:02:00Z"/>
            </w:rPr>
          </w:rPrChange>
        </w:rPr>
        <w:pPrChange w:id="2256" w:author="Tim" w:date="2018-04-09T16:02:00Z">
          <w:pPr/>
        </w:pPrChange>
      </w:pPr>
    </w:p>
    <w:p w14:paraId="3DF0E95E" w14:textId="74BB00DE" w:rsidR="00F464B2" w:rsidRDefault="00FF4E0E">
      <w:pPr>
        <w:pStyle w:val="Abbildungsverzeichnis"/>
        <w:tabs>
          <w:tab w:val="right" w:leader="dot" w:pos="9062"/>
        </w:tabs>
        <w:rPr>
          <w:ins w:id="2257" w:author="Tim" w:date="2018-04-09T16:21:00Z"/>
          <w:rFonts w:eastAsiaTheme="minorEastAsia"/>
          <w:noProof/>
          <w:lang w:eastAsia="de-DE"/>
        </w:rPr>
      </w:pPr>
      <w:ins w:id="2258" w:author="Tim" w:date="2018-04-09T16:02:00Z">
        <w:r>
          <w:fldChar w:fldCharType="begin"/>
        </w:r>
        <w:r>
          <w:instrText xml:space="preserve"> TOC \h \z \c "Tabelle" </w:instrText>
        </w:r>
      </w:ins>
      <w:r>
        <w:fldChar w:fldCharType="separate"/>
      </w:r>
      <w:ins w:id="2259" w:author="Tim" w:date="2018-04-09T16:21:00Z">
        <w:r w:rsidR="00F464B2" w:rsidRPr="009D6790">
          <w:rPr>
            <w:rStyle w:val="Hyperlink"/>
            <w:noProof/>
          </w:rPr>
          <w:fldChar w:fldCharType="begin"/>
        </w:r>
        <w:r w:rsidR="00F464B2" w:rsidRPr="009D6790">
          <w:rPr>
            <w:rStyle w:val="Hyperlink"/>
            <w:noProof/>
          </w:rPr>
          <w:instrText xml:space="preserve"> </w:instrText>
        </w:r>
        <w:r w:rsidR="00F464B2">
          <w:rPr>
            <w:noProof/>
          </w:rPr>
          <w:instrText>HYPERLINK \l "_Toc511054189"</w:instrText>
        </w:r>
        <w:r w:rsidR="00F464B2" w:rsidRPr="009D6790">
          <w:rPr>
            <w:rStyle w:val="Hyperlink"/>
            <w:noProof/>
          </w:rPr>
          <w:instrText xml:space="preserve"> </w:instrText>
        </w:r>
        <w:r w:rsidR="00F464B2" w:rsidRPr="009D6790">
          <w:rPr>
            <w:rStyle w:val="Hyperlink"/>
            <w:noProof/>
          </w:rPr>
        </w:r>
        <w:r w:rsidR="00F464B2" w:rsidRPr="009D6790">
          <w:rPr>
            <w:rStyle w:val="Hyperlink"/>
            <w:noProof/>
          </w:rPr>
          <w:fldChar w:fldCharType="separate"/>
        </w:r>
        <w:r w:rsidR="00F464B2" w:rsidRPr="009D6790">
          <w:rPr>
            <w:rStyle w:val="Hyperlink"/>
            <w:noProof/>
          </w:rPr>
          <w:t>Tabelle 1: Eingabemöglichkeiten</w:t>
        </w:r>
        <w:r w:rsidR="00F464B2">
          <w:rPr>
            <w:noProof/>
            <w:webHidden/>
          </w:rPr>
          <w:tab/>
        </w:r>
        <w:r w:rsidR="00F464B2">
          <w:rPr>
            <w:noProof/>
            <w:webHidden/>
          </w:rPr>
          <w:fldChar w:fldCharType="begin"/>
        </w:r>
        <w:r w:rsidR="00F464B2">
          <w:rPr>
            <w:noProof/>
            <w:webHidden/>
          </w:rPr>
          <w:instrText xml:space="preserve"> PAGEREF _Toc511054189 \h </w:instrText>
        </w:r>
        <w:r w:rsidR="00F464B2">
          <w:rPr>
            <w:noProof/>
            <w:webHidden/>
          </w:rPr>
        </w:r>
      </w:ins>
      <w:r w:rsidR="00F464B2">
        <w:rPr>
          <w:noProof/>
          <w:webHidden/>
        </w:rPr>
        <w:fldChar w:fldCharType="separate"/>
      </w:r>
      <w:ins w:id="2260" w:author="Tim" w:date="2018-04-09T16:21:00Z">
        <w:r w:rsidR="00F464B2">
          <w:rPr>
            <w:noProof/>
            <w:webHidden/>
          </w:rPr>
          <w:t>2</w:t>
        </w:r>
        <w:r w:rsidR="00F464B2">
          <w:rPr>
            <w:noProof/>
            <w:webHidden/>
          </w:rPr>
          <w:fldChar w:fldCharType="end"/>
        </w:r>
        <w:r w:rsidR="00F464B2" w:rsidRPr="009D6790">
          <w:rPr>
            <w:rStyle w:val="Hyperlink"/>
            <w:noProof/>
          </w:rPr>
          <w:fldChar w:fldCharType="end"/>
        </w:r>
      </w:ins>
    </w:p>
    <w:p w14:paraId="5E3597FC" w14:textId="37F12DE1" w:rsidR="00F464B2" w:rsidRDefault="00F464B2">
      <w:pPr>
        <w:pStyle w:val="Abbildungsverzeichnis"/>
        <w:tabs>
          <w:tab w:val="right" w:leader="dot" w:pos="9062"/>
        </w:tabs>
        <w:rPr>
          <w:ins w:id="2261" w:author="Tim" w:date="2018-04-09T16:21:00Z"/>
          <w:rFonts w:eastAsiaTheme="minorEastAsia"/>
          <w:noProof/>
          <w:lang w:eastAsia="de-DE"/>
        </w:rPr>
      </w:pPr>
      <w:ins w:id="2262" w:author="Tim" w:date="2018-04-09T16:21:00Z">
        <w:r w:rsidRPr="009D6790">
          <w:rPr>
            <w:rStyle w:val="Hyperlink"/>
            <w:noProof/>
          </w:rPr>
          <w:fldChar w:fldCharType="begin"/>
        </w:r>
        <w:r w:rsidRPr="009D6790">
          <w:rPr>
            <w:rStyle w:val="Hyperlink"/>
            <w:noProof/>
          </w:rPr>
          <w:instrText xml:space="preserve"> </w:instrText>
        </w:r>
        <w:r>
          <w:rPr>
            <w:noProof/>
          </w:rPr>
          <w:instrText>HYPERLINK \l "_Toc511054190"</w:instrText>
        </w:r>
        <w:r w:rsidRPr="009D6790">
          <w:rPr>
            <w:rStyle w:val="Hyperlink"/>
            <w:noProof/>
          </w:rPr>
          <w:instrText xml:space="preserve"> </w:instrText>
        </w:r>
        <w:r w:rsidRPr="009D6790">
          <w:rPr>
            <w:rStyle w:val="Hyperlink"/>
            <w:noProof/>
          </w:rPr>
        </w:r>
        <w:r w:rsidRPr="009D6790">
          <w:rPr>
            <w:rStyle w:val="Hyperlink"/>
            <w:noProof/>
          </w:rPr>
          <w:fldChar w:fldCharType="separate"/>
        </w:r>
        <w:r w:rsidRPr="009D6790">
          <w:rPr>
            <w:rStyle w:val="Hyperlink"/>
            <w:noProof/>
          </w:rPr>
          <w:t>Tabelle 2: Ausgabebeispiele der Grundversion</w:t>
        </w:r>
        <w:r>
          <w:rPr>
            <w:noProof/>
            <w:webHidden/>
          </w:rPr>
          <w:tab/>
        </w:r>
        <w:r>
          <w:rPr>
            <w:noProof/>
            <w:webHidden/>
          </w:rPr>
          <w:fldChar w:fldCharType="begin"/>
        </w:r>
        <w:r>
          <w:rPr>
            <w:noProof/>
            <w:webHidden/>
          </w:rPr>
          <w:instrText xml:space="preserve"> PAGEREF _Toc511054190 \h </w:instrText>
        </w:r>
        <w:r>
          <w:rPr>
            <w:noProof/>
            <w:webHidden/>
          </w:rPr>
        </w:r>
      </w:ins>
      <w:r>
        <w:rPr>
          <w:noProof/>
          <w:webHidden/>
        </w:rPr>
        <w:fldChar w:fldCharType="separate"/>
      </w:r>
      <w:ins w:id="2263" w:author="Tim" w:date="2018-04-09T16:21:00Z">
        <w:r>
          <w:rPr>
            <w:noProof/>
            <w:webHidden/>
          </w:rPr>
          <w:t>2</w:t>
        </w:r>
        <w:r>
          <w:rPr>
            <w:noProof/>
            <w:webHidden/>
          </w:rPr>
          <w:fldChar w:fldCharType="end"/>
        </w:r>
        <w:r w:rsidRPr="009D6790">
          <w:rPr>
            <w:rStyle w:val="Hyperlink"/>
            <w:noProof/>
          </w:rPr>
          <w:fldChar w:fldCharType="end"/>
        </w:r>
      </w:ins>
    </w:p>
    <w:p w14:paraId="49147A69" w14:textId="3DA4E610" w:rsidR="00F464B2" w:rsidRDefault="00F464B2">
      <w:pPr>
        <w:pStyle w:val="Abbildungsverzeichnis"/>
        <w:tabs>
          <w:tab w:val="right" w:leader="dot" w:pos="9062"/>
        </w:tabs>
        <w:rPr>
          <w:ins w:id="2264" w:author="Tim" w:date="2018-04-09T16:21:00Z"/>
          <w:rFonts w:eastAsiaTheme="minorEastAsia"/>
          <w:noProof/>
          <w:lang w:eastAsia="de-DE"/>
        </w:rPr>
      </w:pPr>
      <w:ins w:id="2265" w:author="Tim" w:date="2018-04-09T16:21:00Z">
        <w:r w:rsidRPr="009D6790">
          <w:rPr>
            <w:rStyle w:val="Hyperlink"/>
            <w:noProof/>
          </w:rPr>
          <w:fldChar w:fldCharType="begin"/>
        </w:r>
        <w:r w:rsidRPr="009D6790">
          <w:rPr>
            <w:rStyle w:val="Hyperlink"/>
            <w:noProof/>
          </w:rPr>
          <w:instrText xml:space="preserve"> </w:instrText>
        </w:r>
        <w:r>
          <w:rPr>
            <w:noProof/>
          </w:rPr>
          <w:instrText>HYPERLINK \l "_Toc511054191"</w:instrText>
        </w:r>
        <w:r w:rsidRPr="009D6790">
          <w:rPr>
            <w:rStyle w:val="Hyperlink"/>
            <w:noProof/>
          </w:rPr>
          <w:instrText xml:space="preserve"> </w:instrText>
        </w:r>
        <w:r w:rsidRPr="009D6790">
          <w:rPr>
            <w:rStyle w:val="Hyperlink"/>
            <w:noProof/>
          </w:rPr>
        </w:r>
        <w:r w:rsidRPr="009D6790">
          <w:rPr>
            <w:rStyle w:val="Hyperlink"/>
            <w:noProof/>
          </w:rPr>
          <w:fldChar w:fldCharType="separate"/>
        </w:r>
        <w:r w:rsidRPr="009D6790">
          <w:rPr>
            <w:rStyle w:val="Hyperlink"/>
            <w:noProof/>
          </w:rPr>
          <w:t>Tabelle 3: Ausgabebeispiel der Vollversion</w:t>
        </w:r>
        <w:r>
          <w:rPr>
            <w:noProof/>
            <w:webHidden/>
          </w:rPr>
          <w:tab/>
        </w:r>
        <w:r>
          <w:rPr>
            <w:noProof/>
            <w:webHidden/>
          </w:rPr>
          <w:fldChar w:fldCharType="begin"/>
        </w:r>
        <w:r>
          <w:rPr>
            <w:noProof/>
            <w:webHidden/>
          </w:rPr>
          <w:instrText xml:space="preserve"> PAGEREF _Toc511054191 \h </w:instrText>
        </w:r>
        <w:r>
          <w:rPr>
            <w:noProof/>
            <w:webHidden/>
          </w:rPr>
        </w:r>
      </w:ins>
      <w:r>
        <w:rPr>
          <w:noProof/>
          <w:webHidden/>
        </w:rPr>
        <w:fldChar w:fldCharType="separate"/>
      </w:r>
      <w:ins w:id="2266" w:author="Tim" w:date="2018-04-09T16:21:00Z">
        <w:r>
          <w:rPr>
            <w:noProof/>
            <w:webHidden/>
          </w:rPr>
          <w:t>2</w:t>
        </w:r>
        <w:r>
          <w:rPr>
            <w:noProof/>
            <w:webHidden/>
          </w:rPr>
          <w:fldChar w:fldCharType="end"/>
        </w:r>
        <w:r w:rsidRPr="009D6790">
          <w:rPr>
            <w:rStyle w:val="Hyperlink"/>
            <w:noProof/>
          </w:rPr>
          <w:fldChar w:fldCharType="end"/>
        </w:r>
      </w:ins>
    </w:p>
    <w:p w14:paraId="07819B79" w14:textId="27BAA24B" w:rsidR="00ED368E" w:rsidRPr="00F9047E" w:rsidRDefault="00FF4E0E" w:rsidP="00AE1D3A">
      <w:ins w:id="2267" w:author="Tim" w:date="2018-04-09T16:02:00Z">
        <w:r>
          <w:fldChar w:fldCharType="end"/>
        </w:r>
      </w:ins>
    </w:p>
    <w:p w14:paraId="12362BC7" w14:textId="77777777" w:rsidR="00F47906" w:rsidRPr="00F9047E" w:rsidRDefault="00F47906" w:rsidP="00164E1F">
      <w:pPr>
        <w:pStyle w:val="berschrift1"/>
      </w:pPr>
      <w:bookmarkStart w:id="2268" w:name="_Toc511054116"/>
      <w:r w:rsidRPr="00F9047E">
        <w:t>Quellenverzeichnis</w:t>
      </w:r>
      <w:bookmarkEnd w:id="2268"/>
    </w:p>
    <w:p w14:paraId="1FAB7EDA" w14:textId="77777777" w:rsidR="00781995" w:rsidRDefault="00781995" w:rsidP="00781995">
      <w:pPr>
        <w:rPr>
          <w:ins w:id="2269" w:author="Tim" w:date="2018-04-08T16:16:00Z"/>
        </w:rPr>
      </w:pPr>
      <w:bookmarkStart w:id="2270" w:name="_Hlk510967575"/>
      <w:ins w:id="2271" w:author="Tim" w:date="2018-04-08T16:16:00Z">
        <w:r w:rsidRPr="00F9047E">
          <w:t>Vgl. Vorschriften</w:t>
        </w:r>
      </w:ins>
    </w:p>
    <w:p w14:paraId="433A3B52" w14:textId="3173BC0F" w:rsidR="00751E74" w:rsidRPr="00F9047E" w:rsidRDefault="00751E74" w:rsidP="00751E74">
      <w:del w:id="2272" w:author="Tim" w:date="2018-04-08T16:15:00Z">
        <w:r w:rsidRPr="00F9047E" w:rsidDel="00781995">
          <w:delText>Vgl. Vorschriften</w:delText>
        </w:r>
      </w:del>
      <w:ins w:id="2273" w:author="Tim" w:date="2018-04-08T16:15:00Z">
        <w:r w:rsidR="00781995">
          <w:t>Westermann Elektronik Tabellenbuch für Betriebs- und Automatisierungstechnik</w:t>
        </w:r>
      </w:ins>
    </w:p>
    <w:bookmarkEnd w:id="2270"/>
    <w:p w14:paraId="2C02A450" w14:textId="77777777" w:rsidR="00F47906" w:rsidRPr="00F9047E" w:rsidRDefault="00F47906" w:rsidP="00F47906">
      <w:pPr>
        <w:pStyle w:val="Listenabsatz"/>
      </w:pPr>
    </w:p>
    <w:p w14:paraId="7C665DA3" w14:textId="77777777" w:rsidR="00F47906" w:rsidRPr="00F9047E" w:rsidRDefault="00F47906" w:rsidP="00AE1D3A">
      <w:bookmarkStart w:id="2274" w:name="_GoBack"/>
      <w:bookmarkEnd w:id="2274"/>
    </w:p>
    <w:sectPr w:rsidR="00F47906" w:rsidRPr="00F9047E" w:rsidSect="004D5A59">
      <w:headerReference w:type="default" r:id="rId11"/>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3794A8" w14:textId="77777777" w:rsidR="00CF6507" w:rsidRDefault="00CF6507" w:rsidP="0018745E">
      <w:pPr>
        <w:spacing w:after="0"/>
      </w:pPr>
      <w:r>
        <w:separator/>
      </w:r>
    </w:p>
  </w:endnote>
  <w:endnote w:type="continuationSeparator" w:id="0">
    <w:p w14:paraId="22E37D86" w14:textId="77777777" w:rsidR="00CF6507" w:rsidRDefault="00CF6507" w:rsidP="0018745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embedRegular r:id="rId1" w:fontKey="{EABD61C5-9F1C-4C4B-A333-BF14336619A8}"/>
    <w:embedBold r:id="rId2" w:fontKey="{092F04BE-10DB-4D2F-B7C5-9024DBFFFF4D}"/>
    <w:embedItalic r:id="rId3" w:fontKey="{CAC7DBA0-E517-4C8F-B775-B5410058F5C7}"/>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embedRegular r:id="rId4" w:fontKey="{C07EDC97-AA32-4D40-BF36-3669D31F41C4}"/>
    <w:embedItalic r:id="rId5" w:fontKey="{6F0ED628-D124-4734-A929-2371AB2B25B7}"/>
  </w:font>
  <w:font w:name="Segoe UI">
    <w:panose1 w:val="020B0502040204020203"/>
    <w:charset w:val="00"/>
    <w:family w:val="swiss"/>
    <w:pitch w:val="variable"/>
    <w:sig w:usb0="E4002EFF" w:usb1="C000E47F" w:usb2="00000009" w:usb3="00000000" w:csb0="000001FF" w:csb1="00000000"/>
    <w:embedRegular r:id="rId6" w:fontKey="{8C3A912F-EE39-49B3-9FC7-DCB47DE045C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4610292"/>
      <w:docPartObj>
        <w:docPartGallery w:val="Page Numbers (Bottom of Page)"/>
        <w:docPartUnique/>
      </w:docPartObj>
    </w:sdtPr>
    <w:sdtContent>
      <w:p w14:paraId="348C882E" w14:textId="5F3416D9" w:rsidR="004E2650" w:rsidRDefault="004E2650">
        <w:pPr>
          <w:pStyle w:val="Fuzeile"/>
          <w:jc w:val="right"/>
        </w:pPr>
        <w:r>
          <w:fldChar w:fldCharType="begin"/>
        </w:r>
        <w:r>
          <w:instrText>PAGE   \* MERGEFORMAT</w:instrText>
        </w:r>
        <w:r>
          <w:fldChar w:fldCharType="separate"/>
        </w:r>
        <w:r w:rsidR="00C606F2">
          <w:rPr>
            <w:noProof/>
          </w:rPr>
          <w:t>4</w:t>
        </w:r>
        <w:r>
          <w:fldChar w:fldCharType="end"/>
        </w:r>
      </w:p>
    </w:sdtContent>
  </w:sdt>
  <w:p w14:paraId="0E5129ED" w14:textId="77777777" w:rsidR="004E2650" w:rsidRDefault="004E2650">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9587A9" w14:textId="77777777" w:rsidR="004E2650" w:rsidRDefault="004E265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E42AA9" w14:textId="77777777" w:rsidR="00CF6507" w:rsidRDefault="00CF6507" w:rsidP="0018745E">
      <w:pPr>
        <w:spacing w:after="0"/>
      </w:pPr>
      <w:r>
        <w:separator/>
      </w:r>
    </w:p>
  </w:footnote>
  <w:footnote w:type="continuationSeparator" w:id="0">
    <w:p w14:paraId="3C11AD47" w14:textId="77777777" w:rsidR="00CF6507" w:rsidRDefault="00CF6507" w:rsidP="0018745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7D5E6A" w14:textId="764E388A" w:rsidR="004E2650" w:rsidRDefault="004E2650">
    <w:pPr>
      <w:pStyle w:val="Kopfzeile"/>
    </w:pPr>
    <w:fldSimple w:instr=" STYLEREF  &quot;Überschrift 1&quot;  \* MERGEFORMAT ">
      <w:r w:rsidR="00C606F2">
        <w:rPr>
          <w:noProof/>
        </w:rPr>
        <w:t>Abbildungsverzeichnis</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45F61"/>
    <w:multiLevelType w:val="hybridMultilevel"/>
    <w:tmpl w:val="8ED872EC"/>
    <w:lvl w:ilvl="0" w:tplc="EF6220B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4D615D7"/>
    <w:multiLevelType w:val="hybridMultilevel"/>
    <w:tmpl w:val="DB24B074"/>
    <w:lvl w:ilvl="0" w:tplc="56904DB0">
      <w:numFmt w:val="decimal"/>
      <w:lvlText w:val="%1."/>
      <w:lvlJc w:val="left"/>
      <w:pPr>
        <w:ind w:left="1511" w:hanging="360"/>
      </w:pPr>
      <w:rPr>
        <w:rFonts w:hint="default"/>
      </w:rPr>
    </w:lvl>
    <w:lvl w:ilvl="1" w:tplc="04070019" w:tentative="1">
      <w:start w:val="1"/>
      <w:numFmt w:val="lowerLetter"/>
      <w:lvlText w:val="%2."/>
      <w:lvlJc w:val="left"/>
      <w:pPr>
        <w:ind w:left="2231" w:hanging="360"/>
      </w:pPr>
    </w:lvl>
    <w:lvl w:ilvl="2" w:tplc="0407001B" w:tentative="1">
      <w:start w:val="1"/>
      <w:numFmt w:val="lowerRoman"/>
      <w:lvlText w:val="%3."/>
      <w:lvlJc w:val="right"/>
      <w:pPr>
        <w:ind w:left="2951" w:hanging="180"/>
      </w:pPr>
    </w:lvl>
    <w:lvl w:ilvl="3" w:tplc="0407000F" w:tentative="1">
      <w:start w:val="1"/>
      <w:numFmt w:val="decimal"/>
      <w:lvlText w:val="%4."/>
      <w:lvlJc w:val="left"/>
      <w:pPr>
        <w:ind w:left="3671" w:hanging="360"/>
      </w:pPr>
    </w:lvl>
    <w:lvl w:ilvl="4" w:tplc="04070019" w:tentative="1">
      <w:start w:val="1"/>
      <w:numFmt w:val="lowerLetter"/>
      <w:lvlText w:val="%5."/>
      <w:lvlJc w:val="left"/>
      <w:pPr>
        <w:ind w:left="4391" w:hanging="360"/>
      </w:pPr>
    </w:lvl>
    <w:lvl w:ilvl="5" w:tplc="0407001B" w:tentative="1">
      <w:start w:val="1"/>
      <w:numFmt w:val="lowerRoman"/>
      <w:lvlText w:val="%6."/>
      <w:lvlJc w:val="right"/>
      <w:pPr>
        <w:ind w:left="5111" w:hanging="180"/>
      </w:pPr>
    </w:lvl>
    <w:lvl w:ilvl="6" w:tplc="0407000F" w:tentative="1">
      <w:start w:val="1"/>
      <w:numFmt w:val="decimal"/>
      <w:lvlText w:val="%7."/>
      <w:lvlJc w:val="left"/>
      <w:pPr>
        <w:ind w:left="5831" w:hanging="360"/>
      </w:pPr>
    </w:lvl>
    <w:lvl w:ilvl="7" w:tplc="04070019" w:tentative="1">
      <w:start w:val="1"/>
      <w:numFmt w:val="lowerLetter"/>
      <w:lvlText w:val="%8."/>
      <w:lvlJc w:val="left"/>
      <w:pPr>
        <w:ind w:left="6551" w:hanging="360"/>
      </w:pPr>
    </w:lvl>
    <w:lvl w:ilvl="8" w:tplc="0407001B" w:tentative="1">
      <w:start w:val="1"/>
      <w:numFmt w:val="lowerRoman"/>
      <w:lvlText w:val="%9."/>
      <w:lvlJc w:val="right"/>
      <w:pPr>
        <w:ind w:left="7271" w:hanging="180"/>
      </w:pPr>
    </w:lvl>
  </w:abstractNum>
  <w:abstractNum w:abstractNumId="2" w15:restartNumberingAfterBreak="0">
    <w:nsid w:val="1B635EE2"/>
    <w:multiLevelType w:val="multilevel"/>
    <w:tmpl w:val="47666CF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329A7536"/>
    <w:multiLevelType w:val="multilevel"/>
    <w:tmpl w:val="996AF8F4"/>
    <w:lvl w:ilvl="0">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 w15:restartNumberingAfterBreak="0">
    <w:nsid w:val="41A52BF1"/>
    <w:multiLevelType w:val="hybridMultilevel"/>
    <w:tmpl w:val="8CF03B74"/>
    <w:lvl w:ilvl="0" w:tplc="77C8C862">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3B2360F"/>
    <w:multiLevelType w:val="hybridMultilevel"/>
    <w:tmpl w:val="38F8F5A0"/>
    <w:lvl w:ilvl="0" w:tplc="613A553C">
      <w:start w:val="1"/>
      <w:numFmt w:val="decimal"/>
      <w:lvlText w:val="%1."/>
      <w:lvlJc w:val="left"/>
      <w:pPr>
        <w:ind w:left="1151" w:hanging="360"/>
      </w:pPr>
    </w:lvl>
    <w:lvl w:ilvl="1" w:tplc="04070019" w:tentative="1">
      <w:start w:val="1"/>
      <w:numFmt w:val="lowerLetter"/>
      <w:lvlText w:val="%2."/>
      <w:lvlJc w:val="left"/>
      <w:pPr>
        <w:ind w:left="1871" w:hanging="360"/>
      </w:pPr>
    </w:lvl>
    <w:lvl w:ilvl="2" w:tplc="0407001B" w:tentative="1">
      <w:start w:val="1"/>
      <w:numFmt w:val="lowerRoman"/>
      <w:lvlText w:val="%3."/>
      <w:lvlJc w:val="right"/>
      <w:pPr>
        <w:ind w:left="2591" w:hanging="180"/>
      </w:pPr>
    </w:lvl>
    <w:lvl w:ilvl="3" w:tplc="0407000F" w:tentative="1">
      <w:start w:val="1"/>
      <w:numFmt w:val="decimal"/>
      <w:lvlText w:val="%4."/>
      <w:lvlJc w:val="left"/>
      <w:pPr>
        <w:ind w:left="3311" w:hanging="360"/>
      </w:pPr>
    </w:lvl>
    <w:lvl w:ilvl="4" w:tplc="04070019" w:tentative="1">
      <w:start w:val="1"/>
      <w:numFmt w:val="lowerLetter"/>
      <w:lvlText w:val="%5."/>
      <w:lvlJc w:val="left"/>
      <w:pPr>
        <w:ind w:left="4031" w:hanging="360"/>
      </w:pPr>
    </w:lvl>
    <w:lvl w:ilvl="5" w:tplc="0407001B" w:tentative="1">
      <w:start w:val="1"/>
      <w:numFmt w:val="lowerRoman"/>
      <w:lvlText w:val="%6."/>
      <w:lvlJc w:val="right"/>
      <w:pPr>
        <w:ind w:left="4751" w:hanging="180"/>
      </w:pPr>
    </w:lvl>
    <w:lvl w:ilvl="6" w:tplc="0407000F" w:tentative="1">
      <w:start w:val="1"/>
      <w:numFmt w:val="decimal"/>
      <w:lvlText w:val="%7."/>
      <w:lvlJc w:val="left"/>
      <w:pPr>
        <w:ind w:left="5471" w:hanging="360"/>
      </w:pPr>
    </w:lvl>
    <w:lvl w:ilvl="7" w:tplc="04070019" w:tentative="1">
      <w:start w:val="1"/>
      <w:numFmt w:val="lowerLetter"/>
      <w:lvlText w:val="%8."/>
      <w:lvlJc w:val="left"/>
      <w:pPr>
        <w:ind w:left="6191" w:hanging="360"/>
      </w:pPr>
    </w:lvl>
    <w:lvl w:ilvl="8" w:tplc="0407001B" w:tentative="1">
      <w:start w:val="1"/>
      <w:numFmt w:val="lowerRoman"/>
      <w:lvlText w:val="%9."/>
      <w:lvlJc w:val="right"/>
      <w:pPr>
        <w:ind w:left="6911" w:hanging="180"/>
      </w:pPr>
    </w:lvl>
  </w:abstractNum>
  <w:abstractNum w:abstractNumId="6" w15:restartNumberingAfterBreak="0">
    <w:nsid w:val="4C9357FF"/>
    <w:multiLevelType w:val="multilevel"/>
    <w:tmpl w:val="ABBA9F0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64486564"/>
    <w:multiLevelType w:val="hybridMultilevel"/>
    <w:tmpl w:val="CE7ABBC8"/>
    <w:lvl w:ilvl="0" w:tplc="EF6220B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69535F75"/>
    <w:multiLevelType w:val="hybridMultilevel"/>
    <w:tmpl w:val="BB86BB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0DC7F1A"/>
    <w:multiLevelType w:val="multilevel"/>
    <w:tmpl w:val="D66206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2.%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749F40C5"/>
    <w:multiLevelType w:val="hybridMultilevel"/>
    <w:tmpl w:val="6B8C64C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74C45092"/>
    <w:multiLevelType w:val="hybridMultilevel"/>
    <w:tmpl w:val="6B2AA94A"/>
    <w:lvl w:ilvl="0" w:tplc="EF6220B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56D30C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B0C42E4"/>
    <w:multiLevelType w:val="hybridMultilevel"/>
    <w:tmpl w:val="DD3A84B2"/>
    <w:lvl w:ilvl="0" w:tplc="EF6220B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5"/>
  </w:num>
  <w:num w:numId="4">
    <w:abstractNumId w:val="1"/>
  </w:num>
  <w:num w:numId="5">
    <w:abstractNumId w:val="7"/>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2"/>
  </w:num>
  <w:num w:numId="9">
    <w:abstractNumId w:val="6"/>
  </w:num>
  <w:num w:numId="10">
    <w:abstractNumId w:val="3"/>
  </w:num>
  <w:num w:numId="11">
    <w:abstractNumId w:val="10"/>
  </w:num>
  <w:num w:numId="12">
    <w:abstractNumId w:val="8"/>
  </w:num>
  <w:num w:numId="13">
    <w:abstractNumId w:val="0"/>
  </w:num>
  <w:num w:numId="14">
    <w:abstractNumId w:val="13"/>
  </w:num>
  <w:num w:numId="1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im">
    <w15:presenceInfo w15:providerId="None" w15:userId="Tim"/>
  </w15:person>
  <w15:person w15:author="Jens Höcker">
    <w15:presenceInfo w15:providerId="Windows Live" w15:userId="46093388596609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embedTrueTypeFonts/>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11CE"/>
    <w:rsid w:val="00012747"/>
    <w:rsid w:val="00031ACF"/>
    <w:rsid w:val="00051F33"/>
    <w:rsid w:val="00054410"/>
    <w:rsid w:val="00054C78"/>
    <w:rsid w:val="0006375A"/>
    <w:rsid w:val="00083B76"/>
    <w:rsid w:val="000A58F7"/>
    <w:rsid w:val="000B49DB"/>
    <w:rsid w:val="000D3DFC"/>
    <w:rsid w:val="000D4163"/>
    <w:rsid w:val="000D5310"/>
    <w:rsid w:val="000E0819"/>
    <w:rsid w:val="000E2131"/>
    <w:rsid w:val="000F0BFD"/>
    <w:rsid w:val="000F3AA1"/>
    <w:rsid w:val="000F4AA8"/>
    <w:rsid w:val="000F6658"/>
    <w:rsid w:val="00103672"/>
    <w:rsid w:val="001147FF"/>
    <w:rsid w:val="00115308"/>
    <w:rsid w:val="00164E1F"/>
    <w:rsid w:val="001767C1"/>
    <w:rsid w:val="00176B20"/>
    <w:rsid w:val="001827FC"/>
    <w:rsid w:val="0018745E"/>
    <w:rsid w:val="001A2781"/>
    <w:rsid w:val="001A7746"/>
    <w:rsid w:val="001B5949"/>
    <w:rsid w:val="001C0968"/>
    <w:rsid w:val="001C761B"/>
    <w:rsid w:val="001D7301"/>
    <w:rsid w:val="001E3539"/>
    <w:rsid w:val="001F34AC"/>
    <w:rsid w:val="00215016"/>
    <w:rsid w:val="00221DD7"/>
    <w:rsid w:val="00234535"/>
    <w:rsid w:val="00235104"/>
    <w:rsid w:val="00243196"/>
    <w:rsid w:val="002511CE"/>
    <w:rsid w:val="00276A89"/>
    <w:rsid w:val="00293875"/>
    <w:rsid w:val="002A16FE"/>
    <w:rsid w:val="00315109"/>
    <w:rsid w:val="00317796"/>
    <w:rsid w:val="003261B5"/>
    <w:rsid w:val="00354521"/>
    <w:rsid w:val="00385369"/>
    <w:rsid w:val="0038715D"/>
    <w:rsid w:val="003976E3"/>
    <w:rsid w:val="003B7B17"/>
    <w:rsid w:val="003C1569"/>
    <w:rsid w:val="003C2065"/>
    <w:rsid w:val="003C3492"/>
    <w:rsid w:val="003D5603"/>
    <w:rsid w:val="0041301E"/>
    <w:rsid w:val="00413D16"/>
    <w:rsid w:val="0041464B"/>
    <w:rsid w:val="00423E34"/>
    <w:rsid w:val="00426E12"/>
    <w:rsid w:val="00435C03"/>
    <w:rsid w:val="00442AF5"/>
    <w:rsid w:val="00445EFC"/>
    <w:rsid w:val="0045006B"/>
    <w:rsid w:val="00450B80"/>
    <w:rsid w:val="00450ED8"/>
    <w:rsid w:val="00453E52"/>
    <w:rsid w:val="0046032A"/>
    <w:rsid w:val="00474705"/>
    <w:rsid w:val="00487BA1"/>
    <w:rsid w:val="004929E1"/>
    <w:rsid w:val="004A3200"/>
    <w:rsid w:val="004A32B1"/>
    <w:rsid w:val="004B3395"/>
    <w:rsid w:val="004B5814"/>
    <w:rsid w:val="004C0C4F"/>
    <w:rsid w:val="004C241F"/>
    <w:rsid w:val="004D5A59"/>
    <w:rsid w:val="004D63C0"/>
    <w:rsid w:val="004E1E74"/>
    <w:rsid w:val="004E2650"/>
    <w:rsid w:val="004E698A"/>
    <w:rsid w:val="00500B80"/>
    <w:rsid w:val="00506F28"/>
    <w:rsid w:val="005078D4"/>
    <w:rsid w:val="00516B69"/>
    <w:rsid w:val="00532C4A"/>
    <w:rsid w:val="005332BA"/>
    <w:rsid w:val="00533AE4"/>
    <w:rsid w:val="005412D0"/>
    <w:rsid w:val="00541C4F"/>
    <w:rsid w:val="00561683"/>
    <w:rsid w:val="005657E8"/>
    <w:rsid w:val="0058279B"/>
    <w:rsid w:val="0058327F"/>
    <w:rsid w:val="005A042B"/>
    <w:rsid w:val="005C0B14"/>
    <w:rsid w:val="006107D8"/>
    <w:rsid w:val="0061240A"/>
    <w:rsid w:val="00613ECB"/>
    <w:rsid w:val="00637198"/>
    <w:rsid w:val="00676757"/>
    <w:rsid w:val="00677674"/>
    <w:rsid w:val="0069337A"/>
    <w:rsid w:val="006A10E2"/>
    <w:rsid w:val="006A70E8"/>
    <w:rsid w:val="006E2F53"/>
    <w:rsid w:val="006E3149"/>
    <w:rsid w:val="006E79B0"/>
    <w:rsid w:val="00706C12"/>
    <w:rsid w:val="00710FCA"/>
    <w:rsid w:val="00712C29"/>
    <w:rsid w:val="00712D33"/>
    <w:rsid w:val="00717FD1"/>
    <w:rsid w:val="00720D8B"/>
    <w:rsid w:val="00722D22"/>
    <w:rsid w:val="00751E74"/>
    <w:rsid w:val="00757378"/>
    <w:rsid w:val="0076609A"/>
    <w:rsid w:val="00780328"/>
    <w:rsid w:val="00781995"/>
    <w:rsid w:val="007C40A9"/>
    <w:rsid w:val="007E0AD7"/>
    <w:rsid w:val="007F11A3"/>
    <w:rsid w:val="007F30F0"/>
    <w:rsid w:val="00800F4C"/>
    <w:rsid w:val="0080699F"/>
    <w:rsid w:val="0083048D"/>
    <w:rsid w:val="00851E4A"/>
    <w:rsid w:val="00852FBC"/>
    <w:rsid w:val="008554FF"/>
    <w:rsid w:val="00863B1C"/>
    <w:rsid w:val="008877C7"/>
    <w:rsid w:val="008966D8"/>
    <w:rsid w:val="008A0178"/>
    <w:rsid w:val="008D3D49"/>
    <w:rsid w:val="008E37D2"/>
    <w:rsid w:val="00933A80"/>
    <w:rsid w:val="00934322"/>
    <w:rsid w:val="0098749D"/>
    <w:rsid w:val="009957BF"/>
    <w:rsid w:val="009D3E77"/>
    <w:rsid w:val="009E3AEC"/>
    <w:rsid w:val="009F7865"/>
    <w:rsid w:val="00A07658"/>
    <w:rsid w:val="00A34425"/>
    <w:rsid w:val="00A46F80"/>
    <w:rsid w:val="00A50D1E"/>
    <w:rsid w:val="00A62A4E"/>
    <w:rsid w:val="00A679EB"/>
    <w:rsid w:val="00A76F0F"/>
    <w:rsid w:val="00A82B16"/>
    <w:rsid w:val="00A85AE5"/>
    <w:rsid w:val="00A85C88"/>
    <w:rsid w:val="00A96255"/>
    <w:rsid w:val="00AA370D"/>
    <w:rsid w:val="00AB6F60"/>
    <w:rsid w:val="00AB739F"/>
    <w:rsid w:val="00AD6915"/>
    <w:rsid w:val="00AE1D3A"/>
    <w:rsid w:val="00AE60AD"/>
    <w:rsid w:val="00B02DBA"/>
    <w:rsid w:val="00B07BD4"/>
    <w:rsid w:val="00B155CA"/>
    <w:rsid w:val="00B15FCF"/>
    <w:rsid w:val="00B22D6E"/>
    <w:rsid w:val="00B271F8"/>
    <w:rsid w:val="00B344D7"/>
    <w:rsid w:val="00B34F1E"/>
    <w:rsid w:val="00B36AB1"/>
    <w:rsid w:val="00B47755"/>
    <w:rsid w:val="00BA3A31"/>
    <w:rsid w:val="00BA4CA6"/>
    <w:rsid w:val="00BC4566"/>
    <w:rsid w:val="00BE22F1"/>
    <w:rsid w:val="00BE334A"/>
    <w:rsid w:val="00BE3856"/>
    <w:rsid w:val="00BE66C3"/>
    <w:rsid w:val="00C1133C"/>
    <w:rsid w:val="00C54329"/>
    <w:rsid w:val="00C606F2"/>
    <w:rsid w:val="00C75DBE"/>
    <w:rsid w:val="00C81CB5"/>
    <w:rsid w:val="00CD132B"/>
    <w:rsid w:val="00CD7C72"/>
    <w:rsid w:val="00CE1EA0"/>
    <w:rsid w:val="00CF6507"/>
    <w:rsid w:val="00D01F25"/>
    <w:rsid w:val="00D15161"/>
    <w:rsid w:val="00D16F71"/>
    <w:rsid w:val="00D2236E"/>
    <w:rsid w:val="00D24307"/>
    <w:rsid w:val="00D27125"/>
    <w:rsid w:val="00D42C3C"/>
    <w:rsid w:val="00D525C5"/>
    <w:rsid w:val="00D54CE5"/>
    <w:rsid w:val="00D61196"/>
    <w:rsid w:val="00D71B37"/>
    <w:rsid w:val="00D72206"/>
    <w:rsid w:val="00D734CB"/>
    <w:rsid w:val="00D8763F"/>
    <w:rsid w:val="00D93A72"/>
    <w:rsid w:val="00D96A2D"/>
    <w:rsid w:val="00DA51F4"/>
    <w:rsid w:val="00DA616D"/>
    <w:rsid w:val="00DB7E00"/>
    <w:rsid w:val="00E45009"/>
    <w:rsid w:val="00E61B8C"/>
    <w:rsid w:val="00E64865"/>
    <w:rsid w:val="00E66274"/>
    <w:rsid w:val="00E66A37"/>
    <w:rsid w:val="00E7637D"/>
    <w:rsid w:val="00E7682D"/>
    <w:rsid w:val="00E76B77"/>
    <w:rsid w:val="00E77FFC"/>
    <w:rsid w:val="00E828B4"/>
    <w:rsid w:val="00EB2D1F"/>
    <w:rsid w:val="00EC2B8C"/>
    <w:rsid w:val="00EC7242"/>
    <w:rsid w:val="00ED368E"/>
    <w:rsid w:val="00ED5B61"/>
    <w:rsid w:val="00EE0EC6"/>
    <w:rsid w:val="00EE5456"/>
    <w:rsid w:val="00EF4230"/>
    <w:rsid w:val="00F0533D"/>
    <w:rsid w:val="00F2336C"/>
    <w:rsid w:val="00F35BFF"/>
    <w:rsid w:val="00F372CB"/>
    <w:rsid w:val="00F44AE2"/>
    <w:rsid w:val="00F464B2"/>
    <w:rsid w:val="00F47906"/>
    <w:rsid w:val="00F507FE"/>
    <w:rsid w:val="00F559C3"/>
    <w:rsid w:val="00F669F3"/>
    <w:rsid w:val="00F7046E"/>
    <w:rsid w:val="00F84463"/>
    <w:rsid w:val="00F9047E"/>
    <w:rsid w:val="00FA31EE"/>
    <w:rsid w:val="00FB18D1"/>
    <w:rsid w:val="00FC1AF0"/>
    <w:rsid w:val="00FE00A7"/>
    <w:rsid w:val="00FE0A81"/>
    <w:rsid w:val="00FF0EFE"/>
    <w:rsid w:val="00FF2B47"/>
    <w:rsid w:val="00FF4E0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3E3BCA"/>
  <w15:chartTrackingRefBased/>
  <w15:docId w15:val="{90442A44-5457-4EDA-883F-74D29F8F0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561683"/>
    <w:pPr>
      <w:spacing w:before="200" w:after="360" w:line="240" w:lineRule="auto"/>
    </w:pPr>
  </w:style>
  <w:style w:type="paragraph" w:styleId="berschrift1">
    <w:name w:val="heading 1"/>
    <w:basedOn w:val="Standard"/>
    <w:next w:val="Standard"/>
    <w:link w:val="berschrift1Zchn"/>
    <w:autoRedefine/>
    <w:uiPriority w:val="9"/>
    <w:qFormat/>
    <w:rsid w:val="00164E1F"/>
    <w:pPr>
      <w:keepNext/>
      <w:keepLines/>
      <w:numPr>
        <w:numId w:val="10"/>
      </w:numPr>
      <w:spacing w:before="240"/>
      <w:outlineLvl w:val="0"/>
    </w:pPr>
    <w:rPr>
      <w:rFonts w:asciiTheme="majorHAnsi" w:eastAsiaTheme="majorEastAsia" w:hAnsiTheme="majorHAnsi" w:cstheme="majorBidi"/>
      <w:color w:val="000000" w:themeColor="text1"/>
      <w:sz w:val="32"/>
      <w:szCs w:val="32"/>
    </w:rPr>
  </w:style>
  <w:style w:type="paragraph" w:styleId="berschrift2">
    <w:name w:val="heading 2"/>
    <w:basedOn w:val="Standard"/>
    <w:next w:val="Standard"/>
    <w:link w:val="berschrift2Zchn"/>
    <w:autoRedefine/>
    <w:uiPriority w:val="9"/>
    <w:unhideWhenUsed/>
    <w:qFormat/>
    <w:rsid w:val="00757378"/>
    <w:pPr>
      <w:keepNext/>
      <w:keepLines/>
      <w:numPr>
        <w:ilvl w:val="1"/>
        <w:numId w:val="10"/>
      </w:numPr>
      <w:spacing w:before="120" w:after="40"/>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unhideWhenUsed/>
    <w:qFormat/>
    <w:rsid w:val="00757378"/>
    <w:pPr>
      <w:keepNext/>
      <w:keepLines/>
      <w:numPr>
        <w:ilvl w:val="2"/>
        <w:numId w:val="10"/>
      </w:numPr>
      <w:spacing w:before="40" w:after="0"/>
      <w:outlineLvl w:val="2"/>
    </w:pPr>
    <w:rPr>
      <w:rFonts w:asciiTheme="majorHAnsi" w:eastAsiaTheme="majorEastAsia" w:hAnsiTheme="majorHAnsi" w:cstheme="majorBidi"/>
      <w:sz w:val="24"/>
      <w:szCs w:val="24"/>
    </w:rPr>
  </w:style>
  <w:style w:type="paragraph" w:styleId="berschrift4">
    <w:name w:val="heading 4"/>
    <w:basedOn w:val="Standard"/>
    <w:next w:val="Standard"/>
    <w:link w:val="berschrift4Zchn"/>
    <w:uiPriority w:val="9"/>
    <w:semiHidden/>
    <w:unhideWhenUsed/>
    <w:qFormat/>
    <w:rsid w:val="00054410"/>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054410"/>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054410"/>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054410"/>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054410"/>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54410"/>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0F0BFD"/>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F0BFD"/>
    <w:rPr>
      <w:rFonts w:eastAsiaTheme="minorEastAsia"/>
      <w:lang w:eastAsia="de-DE"/>
    </w:rPr>
  </w:style>
  <w:style w:type="character" w:customStyle="1" w:styleId="berschrift1Zchn">
    <w:name w:val="Überschrift 1 Zchn"/>
    <w:basedOn w:val="Absatz-Standardschriftart"/>
    <w:link w:val="berschrift1"/>
    <w:uiPriority w:val="9"/>
    <w:rsid w:val="00164E1F"/>
    <w:rPr>
      <w:rFonts w:asciiTheme="majorHAnsi" w:eastAsiaTheme="majorEastAsia" w:hAnsiTheme="majorHAnsi" w:cstheme="majorBidi"/>
      <w:color w:val="000000" w:themeColor="text1"/>
      <w:sz w:val="32"/>
      <w:szCs w:val="32"/>
    </w:rPr>
  </w:style>
  <w:style w:type="paragraph" w:styleId="Inhaltsverzeichnisberschrift">
    <w:name w:val="TOC Heading"/>
    <w:basedOn w:val="berschrift1"/>
    <w:next w:val="Standard"/>
    <w:uiPriority w:val="39"/>
    <w:unhideWhenUsed/>
    <w:qFormat/>
    <w:rsid w:val="000F0BFD"/>
    <w:pPr>
      <w:outlineLvl w:val="9"/>
    </w:pPr>
    <w:rPr>
      <w:lang w:eastAsia="de-DE"/>
    </w:rPr>
  </w:style>
  <w:style w:type="character" w:customStyle="1" w:styleId="berschrift2Zchn">
    <w:name w:val="Überschrift 2 Zchn"/>
    <w:basedOn w:val="Absatz-Standardschriftart"/>
    <w:link w:val="berschrift2"/>
    <w:uiPriority w:val="9"/>
    <w:rsid w:val="00757378"/>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rsid w:val="00757378"/>
    <w:rPr>
      <w:rFonts w:asciiTheme="majorHAnsi" w:eastAsiaTheme="majorEastAsia" w:hAnsiTheme="majorHAnsi" w:cstheme="majorBidi"/>
      <w:sz w:val="24"/>
      <w:szCs w:val="24"/>
    </w:rPr>
  </w:style>
  <w:style w:type="character" w:customStyle="1" w:styleId="berschrift4Zchn">
    <w:name w:val="Überschrift 4 Zchn"/>
    <w:basedOn w:val="Absatz-Standardschriftart"/>
    <w:link w:val="berschrift4"/>
    <w:uiPriority w:val="9"/>
    <w:semiHidden/>
    <w:rsid w:val="00054410"/>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054410"/>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054410"/>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054410"/>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054410"/>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54410"/>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18745E"/>
    <w:pPr>
      <w:tabs>
        <w:tab w:val="center" w:pos="4536"/>
        <w:tab w:val="right" w:pos="9072"/>
      </w:tabs>
      <w:spacing w:after="0"/>
    </w:pPr>
  </w:style>
  <w:style w:type="character" w:customStyle="1" w:styleId="KopfzeileZchn">
    <w:name w:val="Kopfzeile Zchn"/>
    <w:basedOn w:val="Absatz-Standardschriftart"/>
    <w:link w:val="Kopfzeile"/>
    <w:uiPriority w:val="99"/>
    <w:rsid w:val="0018745E"/>
  </w:style>
  <w:style w:type="paragraph" w:styleId="Fuzeile">
    <w:name w:val="footer"/>
    <w:basedOn w:val="Standard"/>
    <w:link w:val="FuzeileZchn"/>
    <w:uiPriority w:val="99"/>
    <w:unhideWhenUsed/>
    <w:rsid w:val="0018745E"/>
    <w:pPr>
      <w:tabs>
        <w:tab w:val="center" w:pos="4536"/>
        <w:tab w:val="right" w:pos="9072"/>
      </w:tabs>
      <w:spacing w:after="0"/>
    </w:pPr>
  </w:style>
  <w:style w:type="character" w:customStyle="1" w:styleId="FuzeileZchn">
    <w:name w:val="Fußzeile Zchn"/>
    <w:basedOn w:val="Absatz-Standardschriftart"/>
    <w:link w:val="Fuzeile"/>
    <w:uiPriority w:val="99"/>
    <w:rsid w:val="0018745E"/>
  </w:style>
  <w:style w:type="paragraph" w:styleId="Verzeichnis1">
    <w:name w:val="toc 1"/>
    <w:basedOn w:val="Standard"/>
    <w:next w:val="Standard"/>
    <w:autoRedefine/>
    <w:uiPriority w:val="39"/>
    <w:unhideWhenUsed/>
    <w:rsid w:val="0018745E"/>
    <w:pPr>
      <w:spacing w:after="100"/>
    </w:pPr>
  </w:style>
  <w:style w:type="paragraph" w:styleId="Verzeichnis2">
    <w:name w:val="toc 2"/>
    <w:basedOn w:val="Standard"/>
    <w:next w:val="Standard"/>
    <w:autoRedefine/>
    <w:uiPriority w:val="39"/>
    <w:unhideWhenUsed/>
    <w:rsid w:val="0018745E"/>
    <w:pPr>
      <w:spacing w:after="100"/>
      <w:ind w:left="220"/>
    </w:pPr>
  </w:style>
  <w:style w:type="paragraph" w:styleId="Verzeichnis3">
    <w:name w:val="toc 3"/>
    <w:basedOn w:val="Standard"/>
    <w:next w:val="Standard"/>
    <w:autoRedefine/>
    <w:uiPriority w:val="39"/>
    <w:unhideWhenUsed/>
    <w:rsid w:val="0018745E"/>
    <w:pPr>
      <w:spacing w:after="100"/>
      <w:ind w:left="440"/>
    </w:pPr>
  </w:style>
  <w:style w:type="character" w:styleId="Hyperlink">
    <w:name w:val="Hyperlink"/>
    <w:basedOn w:val="Absatz-Standardschriftart"/>
    <w:uiPriority w:val="99"/>
    <w:unhideWhenUsed/>
    <w:rsid w:val="0018745E"/>
    <w:rPr>
      <w:color w:val="0563C1" w:themeColor="hyperlink"/>
      <w:u w:val="single"/>
    </w:rPr>
  </w:style>
  <w:style w:type="paragraph" w:styleId="Listenabsatz">
    <w:name w:val="List Paragraph"/>
    <w:basedOn w:val="Standard"/>
    <w:uiPriority w:val="34"/>
    <w:qFormat/>
    <w:rsid w:val="00F47906"/>
    <w:pPr>
      <w:ind w:left="720"/>
      <w:contextualSpacing/>
    </w:pPr>
  </w:style>
  <w:style w:type="paragraph" w:styleId="Beschriftung">
    <w:name w:val="caption"/>
    <w:basedOn w:val="Standard"/>
    <w:next w:val="Standard"/>
    <w:uiPriority w:val="35"/>
    <w:unhideWhenUsed/>
    <w:qFormat/>
    <w:rsid w:val="00C54329"/>
    <w:pPr>
      <w:spacing w:before="0" w:after="200"/>
    </w:pPr>
    <w:rPr>
      <w:i/>
      <w:iCs/>
      <w:color w:val="44546A" w:themeColor="text2"/>
      <w:sz w:val="18"/>
      <w:szCs w:val="18"/>
    </w:rPr>
  </w:style>
  <w:style w:type="paragraph" w:styleId="Abbildungsverzeichnis">
    <w:name w:val="table of figures"/>
    <w:basedOn w:val="Standard"/>
    <w:next w:val="Standard"/>
    <w:uiPriority w:val="99"/>
    <w:unhideWhenUsed/>
    <w:rsid w:val="00450ED8"/>
    <w:pPr>
      <w:spacing w:after="0"/>
    </w:pPr>
  </w:style>
  <w:style w:type="table" w:styleId="Tabellenraster">
    <w:name w:val="Table Grid"/>
    <w:basedOn w:val="NormaleTabelle"/>
    <w:uiPriority w:val="39"/>
    <w:rsid w:val="008D3D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1C0968"/>
    <w:pPr>
      <w:spacing w:before="0"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C096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842077">
      <w:bodyDiv w:val="1"/>
      <w:marLeft w:val="0"/>
      <w:marRight w:val="0"/>
      <w:marTop w:val="0"/>
      <w:marBottom w:val="0"/>
      <w:divBdr>
        <w:top w:val="none" w:sz="0" w:space="0" w:color="auto"/>
        <w:left w:val="none" w:sz="0" w:space="0" w:color="auto"/>
        <w:bottom w:val="none" w:sz="0" w:space="0" w:color="auto"/>
        <w:right w:val="none" w:sz="0" w:space="0" w:color="auto"/>
      </w:divBdr>
    </w:div>
    <w:div w:id="151069839">
      <w:bodyDiv w:val="1"/>
      <w:marLeft w:val="0"/>
      <w:marRight w:val="0"/>
      <w:marTop w:val="0"/>
      <w:marBottom w:val="0"/>
      <w:divBdr>
        <w:top w:val="none" w:sz="0" w:space="0" w:color="auto"/>
        <w:left w:val="none" w:sz="0" w:space="0" w:color="auto"/>
        <w:bottom w:val="none" w:sz="0" w:space="0" w:color="auto"/>
        <w:right w:val="none" w:sz="0" w:space="0" w:color="auto"/>
      </w:divBdr>
    </w:div>
    <w:div w:id="249968831">
      <w:bodyDiv w:val="1"/>
      <w:marLeft w:val="0"/>
      <w:marRight w:val="0"/>
      <w:marTop w:val="0"/>
      <w:marBottom w:val="0"/>
      <w:divBdr>
        <w:top w:val="none" w:sz="0" w:space="0" w:color="auto"/>
        <w:left w:val="none" w:sz="0" w:space="0" w:color="auto"/>
        <w:bottom w:val="none" w:sz="0" w:space="0" w:color="auto"/>
        <w:right w:val="none" w:sz="0" w:space="0" w:color="auto"/>
      </w:divBdr>
    </w:div>
    <w:div w:id="356085912">
      <w:bodyDiv w:val="1"/>
      <w:marLeft w:val="0"/>
      <w:marRight w:val="0"/>
      <w:marTop w:val="0"/>
      <w:marBottom w:val="0"/>
      <w:divBdr>
        <w:top w:val="none" w:sz="0" w:space="0" w:color="auto"/>
        <w:left w:val="none" w:sz="0" w:space="0" w:color="auto"/>
        <w:bottom w:val="none" w:sz="0" w:space="0" w:color="auto"/>
        <w:right w:val="none" w:sz="0" w:space="0" w:color="auto"/>
      </w:divBdr>
    </w:div>
    <w:div w:id="360477037">
      <w:bodyDiv w:val="1"/>
      <w:marLeft w:val="0"/>
      <w:marRight w:val="0"/>
      <w:marTop w:val="0"/>
      <w:marBottom w:val="0"/>
      <w:divBdr>
        <w:top w:val="none" w:sz="0" w:space="0" w:color="auto"/>
        <w:left w:val="none" w:sz="0" w:space="0" w:color="auto"/>
        <w:bottom w:val="none" w:sz="0" w:space="0" w:color="auto"/>
        <w:right w:val="none" w:sz="0" w:space="0" w:color="auto"/>
      </w:divBdr>
    </w:div>
    <w:div w:id="414010223">
      <w:bodyDiv w:val="1"/>
      <w:marLeft w:val="0"/>
      <w:marRight w:val="0"/>
      <w:marTop w:val="0"/>
      <w:marBottom w:val="0"/>
      <w:divBdr>
        <w:top w:val="none" w:sz="0" w:space="0" w:color="auto"/>
        <w:left w:val="none" w:sz="0" w:space="0" w:color="auto"/>
        <w:bottom w:val="none" w:sz="0" w:space="0" w:color="auto"/>
        <w:right w:val="none" w:sz="0" w:space="0" w:color="auto"/>
      </w:divBdr>
    </w:div>
    <w:div w:id="414205863">
      <w:bodyDiv w:val="1"/>
      <w:marLeft w:val="0"/>
      <w:marRight w:val="0"/>
      <w:marTop w:val="0"/>
      <w:marBottom w:val="0"/>
      <w:divBdr>
        <w:top w:val="none" w:sz="0" w:space="0" w:color="auto"/>
        <w:left w:val="none" w:sz="0" w:space="0" w:color="auto"/>
        <w:bottom w:val="none" w:sz="0" w:space="0" w:color="auto"/>
        <w:right w:val="none" w:sz="0" w:space="0" w:color="auto"/>
      </w:divBdr>
    </w:div>
    <w:div w:id="432676395">
      <w:bodyDiv w:val="1"/>
      <w:marLeft w:val="0"/>
      <w:marRight w:val="0"/>
      <w:marTop w:val="0"/>
      <w:marBottom w:val="0"/>
      <w:divBdr>
        <w:top w:val="none" w:sz="0" w:space="0" w:color="auto"/>
        <w:left w:val="none" w:sz="0" w:space="0" w:color="auto"/>
        <w:bottom w:val="none" w:sz="0" w:space="0" w:color="auto"/>
        <w:right w:val="none" w:sz="0" w:space="0" w:color="auto"/>
      </w:divBdr>
    </w:div>
    <w:div w:id="470683190">
      <w:bodyDiv w:val="1"/>
      <w:marLeft w:val="0"/>
      <w:marRight w:val="0"/>
      <w:marTop w:val="0"/>
      <w:marBottom w:val="0"/>
      <w:divBdr>
        <w:top w:val="none" w:sz="0" w:space="0" w:color="auto"/>
        <w:left w:val="none" w:sz="0" w:space="0" w:color="auto"/>
        <w:bottom w:val="none" w:sz="0" w:space="0" w:color="auto"/>
        <w:right w:val="none" w:sz="0" w:space="0" w:color="auto"/>
      </w:divBdr>
    </w:div>
    <w:div w:id="657343753">
      <w:bodyDiv w:val="1"/>
      <w:marLeft w:val="0"/>
      <w:marRight w:val="0"/>
      <w:marTop w:val="0"/>
      <w:marBottom w:val="0"/>
      <w:divBdr>
        <w:top w:val="none" w:sz="0" w:space="0" w:color="auto"/>
        <w:left w:val="none" w:sz="0" w:space="0" w:color="auto"/>
        <w:bottom w:val="none" w:sz="0" w:space="0" w:color="auto"/>
        <w:right w:val="none" w:sz="0" w:space="0" w:color="auto"/>
      </w:divBdr>
    </w:div>
    <w:div w:id="661591433">
      <w:bodyDiv w:val="1"/>
      <w:marLeft w:val="0"/>
      <w:marRight w:val="0"/>
      <w:marTop w:val="0"/>
      <w:marBottom w:val="0"/>
      <w:divBdr>
        <w:top w:val="none" w:sz="0" w:space="0" w:color="auto"/>
        <w:left w:val="none" w:sz="0" w:space="0" w:color="auto"/>
        <w:bottom w:val="none" w:sz="0" w:space="0" w:color="auto"/>
        <w:right w:val="none" w:sz="0" w:space="0" w:color="auto"/>
      </w:divBdr>
    </w:div>
    <w:div w:id="769468132">
      <w:bodyDiv w:val="1"/>
      <w:marLeft w:val="0"/>
      <w:marRight w:val="0"/>
      <w:marTop w:val="0"/>
      <w:marBottom w:val="0"/>
      <w:divBdr>
        <w:top w:val="none" w:sz="0" w:space="0" w:color="auto"/>
        <w:left w:val="none" w:sz="0" w:space="0" w:color="auto"/>
        <w:bottom w:val="none" w:sz="0" w:space="0" w:color="auto"/>
        <w:right w:val="none" w:sz="0" w:space="0" w:color="auto"/>
      </w:divBdr>
    </w:div>
    <w:div w:id="770588158">
      <w:bodyDiv w:val="1"/>
      <w:marLeft w:val="0"/>
      <w:marRight w:val="0"/>
      <w:marTop w:val="0"/>
      <w:marBottom w:val="0"/>
      <w:divBdr>
        <w:top w:val="none" w:sz="0" w:space="0" w:color="auto"/>
        <w:left w:val="none" w:sz="0" w:space="0" w:color="auto"/>
        <w:bottom w:val="none" w:sz="0" w:space="0" w:color="auto"/>
        <w:right w:val="none" w:sz="0" w:space="0" w:color="auto"/>
      </w:divBdr>
    </w:div>
    <w:div w:id="842670600">
      <w:bodyDiv w:val="1"/>
      <w:marLeft w:val="0"/>
      <w:marRight w:val="0"/>
      <w:marTop w:val="0"/>
      <w:marBottom w:val="0"/>
      <w:divBdr>
        <w:top w:val="none" w:sz="0" w:space="0" w:color="auto"/>
        <w:left w:val="none" w:sz="0" w:space="0" w:color="auto"/>
        <w:bottom w:val="none" w:sz="0" w:space="0" w:color="auto"/>
        <w:right w:val="none" w:sz="0" w:space="0" w:color="auto"/>
      </w:divBdr>
    </w:div>
    <w:div w:id="853763420">
      <w:bodyDiv w:val="1"/>
      <w:marLeft w:val="0"/>
      <w:marRight w:val="0"/>
      <w:marTop w:val="0"/>
      <w:marBottom w:val="0"/>
      <w:divBdr>
        <w:top w:val="none" w:sz="0" w:space="0" w:color="auto"/>
        <w:left w:val="none" w:sz="0" w:space="0" w:color="auto"/>
        <w:bottom w:val="none" w:sz="0" w:space="0" w:color="auto"/>
        <w:right w:val="none" w:sz="0" w:space="0" w:color="auto"/>
      </w:divBdr>
    </w:div>
    <w:div w:id="1152017364">
      <w:bodyDiv w:val="1"/>
      <w:marLeft w:val="0"/>
      <w:marRight w:val="0"/>
      <w:marTop w:val="0"/>
      <w:marBottom w:val="0"/>
      <w:divBdr>
        <w:top w:val="none" w:sz="0" w:space="0" w:color="auto"/>
        <w:left w:val="none" w:sz="0" w:space="0" w:color="auto"/>
        <w:bottom w:val="none" w:sz="0" w:space="0" w:color="auto"/>
        <w:right w:val="none" w:sz="0" w:space="0" w:color="auto"/>
      </w:divBdr>
    </w:div>
    <w:div w:id="1203326288">
      <w:bodyDiv w:val="1"/>
      <w:marLeft w:val="0"/>
      <w:marRight w:val="0"/>
      <w:marTop w:val="0"/>
      <w:marBottom w:val="0"/>
      <w:divBdr>
        <w:top w:val="none" w:sz="0" w:space="0" w:color="auto"/>
        <w:left w:val="none" w:sz="0" w:space="0" w:color="auto"/>
        <w:bottom w:val="none" w:sz="0" w:space="0" w:color="auto"/>
        <w:right w:val="none" w:sz="0" w:space="0" w:color="auto"/>
      </w:divBdr>
    </w:div>
    <w:div w:id="1356542851">
      <w:bodyDiv w:val="1"/>
      <w:marLeft w:val="0"/>
      <w:marRight w:val="0"/>
      <w:marTop w:val="0"/>
      <w:marBottom w:val="0"/>
      <w:divBdr>
        <w:top w:val="none" w:sz="0" w:space="0" w:color="auto"/>
        <w:left w:val="none" w:sz="0" w:space="0" w:color="auto"/>
        <w:bottom w:val="none" w:sz="0" w:space="0" w:color="auto"/>
        <w:right w:val="none" w:sz="0" w:space="0" w:color="auto"/>
      </w:divBdr>
    </w:div>
    <w:div w:id="1360617953">
      <w:bodyDiv w:val="1"/>
      <w:marLeft w:val="0"/>
      <w:marRight w:val="0"/>
      <w:marTop w:val="0"/>
      <w:marBottom w:val="0"/>
      <w:divBdr>
        <w:top w:val="none" w:sz="0" w:space="0" w:color="auto"/>
        <w:left w:val="none" w:sz="0" w:space="0" w:color="auto"/>
        <w:bottom w:val="none" w:sz="0" w:space="0" w:color="auto"/>
        <w:right w:val="none" w:sz="0" w:space="0" w:color="auto"/>
      </w:divBdr>
    </w:div>
    <w:div w:id="1423985232">
      <w:bodyDiv w:val="1"/>
      <w:marLeft w:val="0"/>
      <w:marRight w:val="0"/>
      <w:marTop w:val="0"/>
      <w:marBottom w:val="0"/>
      <w:divBdr>
        <w:top w:val="none" w:sz="0" w:space="0" w:color="auto"/>
        <w:left w:val="none" w:sz="0" w:space="0" w:color="auto"/>
        <w:bottom w:val="none" w:sz="0" w:space="0" w:color="auto"/>
        <w:right w:val="none" w:sz="0" w:space="0" w:color="auto"/>
      </w:divBdr>
    </w:div>
    <w:div w:id="1435438854">
      <w:bodyDiv w:val="1"/>
      <w:marLeft w:val="0"/>
      <w:marRight w:val="0"/>
      <w:marTop w:val="0"/>
      <w:marBottom w:val="0"/>
      <w:divBdr>
        <w:top w:val="none" w:sz="0" w:space="0" w:color="auto"/>
        <w:left w:val="none" w:sz="0" w:space="0" w:color="auto"/>
        <w:bottom w:val="none" w:sz="0" w:space="0" w:color="auto"/>
        <w:right w:val="none" w:sz="0" w:space="0" w:color="auto"/>
      </w:divBdr>
    </w:div>
    <w:div w:id="1557735882">
      <w:bodyDiv w:val="1"/>
      <w:marLeft w:val="0"/>
      <w:marRight w:val="0"/>
      <w:marTop w:val="0"/>
      <w:marBottom w:val="0"/>
      <w:divBdr>
        <w:top w:val="none" w:sz="0" w:space="0" w:color="auto"/>
        <w:left w:val="none" w:sz="0" w:space="0" w:color="auto"/>
        <w:bottom w:val="none" w:sz="0" w:space="0" w:color="auto"/>
        <w:right w:val="none" w:sz="0" w:space="0" w:color="auto"/>
      </w:divBdr>
    </w:div>
    <w:div w:id="1809978699">
      <w:bodyDiv w:val="1"/>
      <w:marLeft w:val="0"/>
      <w:marRight w:val="0"/>
      <w:marTop w:val="0"/>
      <w:marBottom w:val="0"/>
      <w:divBdr>
        <w:top w:val="none" w:sz="0" w:space="0" w:color="auto"/>
        <w:left w:val="none" w:sz="0" w:space="0" w:color="auto"/>
        <w:bottom w:val="none" w:sz="0" w:space="0" w:color="auto"/>
        <w:right w:val="none" w:sz="0" w:space="0" w:color="auto"/>
      </w:divBdr>
    </w:div>
    <w:div w:id="1862473617">
      <w:bodyDiv w:val="1"/>
      <w:marLeft w:val="0"/>
      <w:marRight w:val="0"/>
      <w:marTop w:val="0"/>
      <w:marBottom w:val="0"/>
      <w:divBdr>
        <w:top w:val="none" w:sz="0" w:space="0" w:color="auto"/>
        <w:left w:val="none" w:sz="0" w:space="0" w:color="auto"/>
        <w:bottom w:val="none" w:sz="0" w:space="0" w:color="auto"/>
        <w:right w:val="none" w:sz="0" w:space="0" w:color="auto"/>
      </w:divBdr>
    </w:div>
    <w:div w:id="1894776998">
      <w:bodyDiv w:val="1"/>
      <w:marLeft w:val="0"/>
      <w:marRight w:val="0"/>
      <w:marTop w:val="0"/>
      <w:marBottom w:val="0"/>
      <w:divBdr>
        <w:top w:val="none" w:sz="0" w:space="0" w:color="auto"/>
        <w:left w:val="none" w:sz="0" w:space="0" w:color="auto"/>
        <w:bottom w:val="none" w:sz="0" w:space="0" w:color="auto"/>
        <w:right w:val="none" w:sz="0" w:space="0" w:color="auto"/>
      </w:divBdr>
    </w:div>
    <w:div w:id="1914967331">
      <w:bodyDiv w:val="1"/>
      <w:marLeft w:val="0"/>
      <w:marRight w:val="0"/>
      <w:marTop w:val="0"/>
      <w:marBottom w:val="0"/>
      <w:divBdr>
        <w:top w:val="none" w:sz="0" w:space="0" w:color="auto"/>
        <w:left w:val="none" w:sz="0" w:space="0" w:color="auto"/>
        <w:bottom w:val="none" w:sz="0" w:space="0" w:color="auto"/>
        <w:right w:val="none" w:sz="0" w:space="0" w:color="auto"/>
      </w:divBdr>
    </w:div>
    <w:div w:id="1925410755">
      <w:bodyDiv w:val="1"/>
      <w:marLeft w:val="0"/>
      <w:marRight w:val="0"/>
      <w:marTop w:val="0"/>
      <w:marBottom w:val="0"/>
      <w:divBdr>
        <w:top w:val="none" w:sz="0" w:space="0" w:color="auto"/>
        <w:left w:val="none" w:sz="0" w:space="0" w:color="auto"/>
        <w:bottom w:val="none" w:sz="0" w:space="0" w:color="auto"/>
        <w:right w:val="none" w:sz="0" w:space="0" w:color="auto"/>
      </w:divBdr>
    </w:div>
    <w:div w:id="2012633625">
      <w:bodyDiv w:val="1"/>
      <w:marLeft w:val="0"/>
      <w:marRight w:val="0"/>
      <w:marTop w:val="0"/>
      <w:marBottom w:val="0"/>
      <w:divBdr>
        <w:top w:val="none" w:sz="0" w:space="0" w:color="auto"/>
        <w:left w:val="none" w:sz="0" w:space="0" w:color="auto"/>
        <w:bottom w:val="none" w:sz="0" w:space="0" w:color="auto"/>
        <w:right w:val="none" w:sz="0" w:space="0" w:color="auto"/>
      </w:divBdr>
    </w:div>
    <w:div w:id="2080201303">
      <w:bodyDiv w:val="1"/>
      <w:marLeft w:val="0"/>
      <w:marRight w:val="0"/>
      <w:marTop w:val="0"/>
      <w:marBottom w:val="0"/>
      <w:divBdr>
        <w:top w:val="none" w:sz="0" w:space="0" w:color="auto"/>
        <w:left w:val="none" w:sz="0" w:space="0" w:color="auto"/>
        <w:bottom w:val="none" w:sz="0" w:space="0" w:color="auto"/>
        <w:right w:val="none" w:sz="0" w:space="0" w:color="auto"/>
      </w:divBdr>
    </w:div>
    <w:div w:id="2085103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1.JP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Cic16</b:Tag>
    <b:SourceType>InternetSite</b:SourceType>
    <b:Guid>{CBA2A435-2366-41BE-B8C9-2EB1B43BB282}</b:Guid>
    <b:Title>http://www.loremipsum.de/</b:Title>
    <b:Year>2016</b:Year>
    <b:Author>
      <b:Author>
        <b:NameList>
          <b:Person>
            <b:Last>Cicero</b:Last>
          </b:Person>
        </b:NameList>
      </b:Author>
    </b:Author>
    <b:InternetSiteTitle>http://www.loremipsum.de/</b:InternetSiteTitle>
    <b:Month>11</b:Month>
    <b:Day>15</b:Day>
    <b:URL>http://www.loremipsum.de/</b:URL>
    <b:RefOrder>1</b:RefOrder>
  </b:Source>
  <b:Source>
    <b:Tag>Caehr</b:Tag>
    <b:SourceType>BookSection</b:SourceType>
    <b:Guid>{BBB02922-F174-4DC4-B04D-2A94E4AB8335}</b:Guid>
    <b:Title>Briefe und anderes</b:Title>
    <b:Year>2000 vChr.</b:Year>
    <b:Author>
      <b:Author>
        <b:NameList>
          <b:Person>
            <b:Last>Caesar</b:Last>
          </b:Person>
        </b:NameList>
      </b:Author>
      <b:BookAuthor>
        <b:NameList>
          <b:Person>
            <b:Last>Caesar</b:Last>
          </b:Person>
        </b:NameList>
      </b:BookAuthor>
    </b:Author>
    <b:Pages>4-8</b:Pages>
    <b:City>Rom</b:City>
    <b:RefOrder>2</b:RefOrder>
  </b:Source>
</b:Sources>
</file>

<file path=customXml/itemProps1.xml><?xml version="1.0" encoding="utf-8"?>
<ds:datastoreItem xmlns:ds="http://schemas.openxmlformats.org/officeDocument/2006/customXml" ds:itemID="{46DFB0A0-8D01-4948-88D6-CBAE178AD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2171</Words>
  <Characters>13678</Characters>
  <Application>Microsoft Office Word</Application>
  <DocSecurity>0</DocSecurity>
  <Lines>113</Lines>
  <Paragraphs>31</Paragraphs>
  <ScaleCrop>false</ScaleCrop>
  <HeadingPairs>
    <vt:vector size="2" baseType="variant">
      <vt:variant>
        <vt:lpstr>Titel</vt:lpstr>
      </vt:variant>
      <vt:variant>
        <vt:i4>1</vt:i4>
      </vt:variant>
    </vt:vector>
  </HeadingPairs>
  <TitlesOfParts>
    <vt:vector size="1" baseType="lpstr">
      <vt:lpstr>Widerstandsrechner Bedienungsanleitung</vt:lpstr>
    </vt:vector>
  </TitlesOfParts>
  <Company/>
  <LinksUpToDate>false</LinksUpToDate>
  <CharactersWithSpaces>15818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Widerstandsrechner Bedienungsanleitung</dc:title>
  <dc:subject>Projekt ITA</dc:subject>
  <dc:creator>Tim Kirchner, Jens Höcker</dc:creator>
  <cp:keywords/>
  <dc:description/>
  <cp:lastModifiedBy>Tim</cp:lastModifiedBy>
  <cp:revision>2</cp:revision>
  <dcterms:created xsi:type="dcterms:W3CDTF">2018-04-09T14:36:00Z</dcterms:created>
  <dcterms:modified xsi:type="dcterms:W3CDTF">2018-04-09T14:36:00Z</dcterms:modified>
</cp:coreProperties>
</file>